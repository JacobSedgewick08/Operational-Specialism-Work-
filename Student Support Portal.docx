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553766899"/>
        <w:docPartObj>
          <w:docPartGallery w:val="Cover Pages"/>
          <w:docPartUnique/>
        </w:docPartObj>
      </w:sdtPr>
      <w:sdtContent>
        <w:p w:rsidR="00133A59" w:rsidRDefault="00133A59" w14:paraId="150627E2" w14:textId="7F5742FE">
          <w:r>
            <w:rPr>
              <w:noProof/>
            </w:rPr>
            <mc:AlternateContent>
              <mc:Choice Requires="wpg">
                <w:drawing>
                  <wp:anchor distT="0" distB="0" distL="114300" distR="114300" simplePos="0" relativeHeight="251658240" behindDoc="1" locked="0" layoutInCell="1" allowOverlap="1" wp14:anchorId="2834D5AE" wp14:editId="27819979">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133A59" w:rsidRDefault="00133A59" w14:paraId="49B1854C" w14:textId="5C6FF18F">
                                      <w:pPr>
                                        <w:pStyle w:val="NoSpacing"/>
                                        <w:spacing w:before="120"/>
                                        <w:jc w:val="center"/>
                                        <w:rPr>
                                          <w:color w:val="FFFFFF" w:themeColor="background1"/>
                                        </w:rPr>
                                      </w:pPr>
                                      <w:r>
                                        <w:rPr>
                                          <w:color w:val="FFFFFF" w:themeColor="background1"/>
                                        </w:rPr>
                                        <w:t>Sedgewick, Jacob and Ojo, Victor</w:t>
                                      </w:r>
                                    </w:p>
                                  </w:sdtContent>
                                </w:sdt>
                                <w:p w:rsidR="00133A59" w:rsidRDefault="00B14077" w14:paraId="3A537E44" w14:textId="64963F9F">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133A59">
                                        <w:rPr>
                                          <w:caps/>
                                          <w:color w:val="FFFFFF" w:themeColor="background1"/>
                                        </w:rPr>
                                        <w:t xml:space="preserve">     </w:t>
                                      </w:r>
                                    </w:sdtContent>
                                  </w:sdt>
                                  <w:r w:rsidR="00133A59">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133A59">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133A59" w:rsidRDefault="00133A59" w14:paraId="4CFDF3C8" w14:textId="4C0A821A">
                                      <w:pPr>
                                        <w:pStyle w:val="NoSpacing"/>
                                        <w:jc w:val="center"/>
                                        <w:rPr>
                                          <w:rFonts w:asciiTheme="majorHAnsi" w:hAnsiTheme="majorHAnsi" w:eastAsiaTheme="majorEastAsia" w:cstheme="majorBidi"/>
                                          <w:caps/>
                                          <w:color w:val="156082" w:themeColor="accent1"/>
                                          <w:sz w:val="72"/>
                                          <w:szCs w:val="72"/>
                                        </w:rPr>
                                      </w:pPr>
                                      <w:r>
                                        <w:rPr>
                                          <w:rFonts w:asciiTheme="majorHAnsi" w:hAnsiTheme="majorHAnsi" w:eastAsiaTheme="majorEastAsia" w:cstheme="majorBidi"/>
                                          <w:caps/>
                                          <w:color w:val="156082" w:themeColor="accent1"/>
                                          <w:sz w:val="72"/>
                                          <w:szCs w:val="72"/>
                                        </w:rPr>
                                        <w:t>Student Support Portal</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group id="Group 62"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spid="_x0000_s1026" w14:anchorId="2834D5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style="position:absolute;width:68580;height:13716;visibility:visible;mso-wrap-style:square;v-text-anchor:middle" o:spid="_x0000_s1027" fillcolor="#156082 [3204]"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v:rect id="Rectangle 195" style="position:absolute;top:40943;width:68580;height:50292;visibility:visible;mso-wrap-style:square;v-text-anchor:bottom" o:spid="_x0000_s1028" fillcolor="#156082 [3204]"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133A59" w:rsidRDefault="00133A59" w14:paraId="49B1854C" w14:textId="5C6FF18F">
                                <w:pPr>
                                  <w:pStyle w:val="NoSpacing"/>
                                  <w:spacing w:before="120"/>
                                  <w:jc w:val="center"/>
                                  <w:rPr>
                                    <w:color w:val="FFFFFF" w:themeColor="background1"/>
                                  </w:rPr>
                                </w:pPr>
                                <w:r>
                                  <w:rPr>
                                    <w:color w:val="FFFFFF" w:themeColor="background1"/>
                                  </w:rPr>
                                  <w:t>Sedgewick, Jacob and Ojo, Victor</w:t>
                                </w:r>
                              </w:p>
                            </w:sdtContent>
                          </w:sdt>
                          <w:p w:rsidR="00133A59" w:rsidRDefault="00C01441" w14:paraId="3A537E44" w14:textId="64963F9F">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133A59">
                                  <w:rPr>
                                    <w:caps/>
                                    <w:color w:val="FFFFFF" w:themeColor="background1"/>
                                  </w:rPr>
                                  <w:t xml:space="preserve">     </w:t>
                                </w:r>
                              </w:sdtContent>
                            </w:sdt>
                            <w:r w:rsidR="00133A59">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133A59">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style="position:absolute;left:68;top:13716;width:68580;height:27227;visibility:visible;mso-wrap-style:square;v-text-anchor:middle" o:spid="_x0000_s1029" fillcolor="white [3212]"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v:textbox inset="36pt,7.2pt,36pt,7.2pt">
                        <w:txbxContent>
                          <w:sdt>
                            <w:sdtPr>
                              <w:rPr>
                                <w:rFonts w:asciiTheme="majorHAnsi" w:hAnsiTheme="majorHAnsi" w:eastAsiaTheme="majorEastAsia"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133A59" w:rsidRDefault="00133A59" w14:paraId="4CFDF3C8" w14:textId="4C0A821A">
                                <w:pPr>
                                  <w:pStyle w:val="NoSpacing"/>
                                  <w:jc w:val="center"/>
                                  <w:rPr>
                                    <w:rFonts w:asciiTheme="majorHAnsi" w:hAnsiTheme="majorHAnsi" w:eastAsiaTheme="majorEastAsia" w:cstheme="majorBidi"/>
                                    <w:caps/>
                                    <w:color w:val="156082" w:themeColor="accent1"/>
                                    <w:sz w:val="72"/>
                                    <w:szCs w:val="72"/>
                                  </w:rPr>
                                </w:pPr>
                                <w:r>
                                  <w:rPr>
                                    <w:rFonts w:asciiTheme="majorHAnsi" w:hAnsiTheme="majorHAnsi" w:eastAsiaTheme="majorEastAsia" w:cstheme="majorBidi"/>
                                    <w:caps/>
                                    <w:color w:val="156082" w:themeColor="accent1"/>
                                    <w:sz w:val="72"/>
                                    <w:szCs w:val="72"/>
                                  </w:rPr>
                                  <w:t>Student Support Portal</w:t>
                                </w:r>
                              </w:p>
                            </w:sdtContent>
                          </w:sdt>
                        </w:txbxContent>
                      </v:textbox>
                    </v:shape>
                    <w10:wrap anchorx="page" anchory="page"/>
                  </v:group>
                </w:pict>
              </mc:Fallback>
            </mc:AlternateContent>
          </w:r>
        </w:p>
        <w:p w:rsidR="00133A59" w:rsidRDefault="00133A59" w14:paraId="608992BF" w14:textId="3B067273">
          <w:r>
            <w:br w:type="page"/>
          </w:r>
        </w:p>
      </w:sdtContent>
    </w:sdt>
    <w:p w:rsidR="00402426" w:rsidP="00402426" w:rsidRDefault="00402426" w14:paraId="533F07C3" w14:textId="2F5AA137">
      <w:pPr>
        <w:pStyle w:val="Heading1"/>
      </w:pPr>
      <w:r>
        <w:t>Accessibility Checklist</w:t>
      </w:r>
    </w:p>
    <w:p w:rsidRPr="002201C8" w:rsidR="002201C8" w:rsidP="00B44234" w:rsidRDefault="002201C8" w14:paraId="12323409" w14:textId="77777777">
      <w:pPr>
        <w:pStyle w:val="Subtitle"/>
      </w:pPr>
      <w:r w:rsidRPr="002201C8">
        <w:t>UX Principles in Education platforms  </w:t>
      </w:r>
    </w:p>
    <w:p w:rsidRPr="002201C8" w:rsidR="002201C8" w:rsidP="002201C8" w:rsidRDefault="002201C8" w14:paraId="2B03019B" w14:textId="77777777">
      <w:pPr>
        <w:numPr>
          <w:ilvl w:val="0"/>
          <w:numId w:val="2"/>
        </w:numPr>
        <w:spacing w:after="160" w:line="278" w:lineRule="auto"/>
      </w:pPr>
      <w:r w:rsidRPr="002201C8">
        <w:t>The UI should be Accessible, engaging, be consistent and be usable </w:t>
      </w:r>
    </w:p>
    <w:p w:rsidRPr="002201C8" w:rsidR="002201C8" w:rsidP="002201C8" w:rsidRDefault="002201C8" w14:paraId="2D6163F6" w14:textId="34A0BE78">
      <w:pPr>
        <w:numPr>
          <w:ilvl w:val="0"/>
          <w:numId w:val="3"/>
        </w:numPr>
        <w:spacing w:after="160" w:line="278" w:lineRule="auto"/>
      </w:pPr>
      <w:r w:rsidRPr="002201C8">
        <w:t xml:space="preserve">Simplicity &amp; clarity: Complex interface may overwhelm students particularly student that are not tech savvy, so incorporate intuitive layouts. Example Duolingo uses a simple navigation structure and vibrant </w:t>
      </w:r>
      <w:r w:rsidRPr="002201C8" w:rsidR="00EA5537">
        <w:t>colours</w:t>
      </w:r>
      <w:r w:rsidRPr="002201C8">
        <w:t xml:space="preserve"> to make learning straightforward and fun. </w:t>
      </w:r>
    </w:p>
    <w:p w:rsidRPr="002201C8" w:rsidR="002201C8" w:rsidP="002201C8" w:rsidRDefault="002201C8" w14:paraId="0C44A73E" w14:textId="77777777">
      <w:pPr>
        <w:numPr>
          <w:ilvl w:val="0"/>
          <w:numId w:val="4"/>
        </w:numPr>
        <w:spacing w:after="160" w:line="278" w:lineRule="auto"/>
      </w:pPr>
      <w:r w:rsidRPr="002201C8">
        <w:t>Personalisation: Tailoring app experience to fit individual user enhances engagement feature like adaptive learning paths &amp; progress tracking making the pap relevant to the students. </w:t>
      </w:r>
    </w:p>
    <w:p w:rsidRPr="002201C8" w:rsidR="002201C8" w:rsidP="002201C8" w:rsidRDefault="002201C8" w14:paraId="40D0A4F4" w14:textId="77777777">
      <w:pPr>
        <w:numPr>
          <w:ilvl w:val="0"/>
          <w:numId w:val="5"/>
        </w:numPr>
        <w:spacing w:after="160" w:line="278" w:lineRule="auto"/>
      </w:pPr>
      <w:r w:rsidRPr="002201C8">
        <w:t>Gamification: Incorporating things like badges leaderboards &amp; challenges to keep motivated Example Quizz provides live gaming with other student hosted by teachers to promote friendly competition. </w:t>
      </w:r>
    </w:p>
    <w:p w:rsidRPr="002201C8" w:rsidR="002201C8" w:rsidP="002201C8" w:rsidRDefault="002201C8" w14:paraId="1F54FDA8" w14:textId="77777777">
      <w:pPr>
        <w:spacing w:after="160" w:line="278" w:lineRule="auto"/>
      </w:pPr>
      <w:r w:rsidRPr="002201C8">
        <w:t> </w:t>
      </w:r>
    </w:p>
    <w:p w:rsidRPr="002201C8" w:rsidR="002201C8" w:rsidP="00B44234" w:rsidRDefault="002201C8" w14:paraId="1A93E7C8" w14:textId="77777777">
      <w:pPr>
        <w:pStyle w:val="Subtitle"/>
      </w:pPr>
      <w:r w:rsidRPr="002201C8">
        <w:t>WCAG Accessibility standards in Education platforms  </w:t>
      </w:r>
    </w:p>
    <w:p w:rsidRPr="002201C8" w:rsidR="002201C8" w:rsidP="002201C8" w:rsidRDefault="002201C8" w14:paraId="372F9DA7" w14:textId="77777777">
      <w:pPr>
        <w:numPr>
          <w:ilvl w:val="0"/>
          <w:numId w:val="6"/>
        </w:numPr>
        <w:spacing w:after="160" w:line="278" w:lineRule="auto"/>
      </w:pPr>
      <w:r w:rsidRPr="002201C8">
        <w:t>Perceivable – Users must be able to perceive the information being presented   </w:t>
      </w:r>
    </w:p>
    <w:p w:rsidRPr="002201C8" w:rsidR="002201C8" w:rsidP="002201C8" w:rsidRDefault="002201C8" w14:paraId="38BFD9C6" w14:textId="77777777">
      <w:pPr>
        <w:numPr>
          <w:ilvl w:val="0"/>
          <w:numId w:val="7"/>
        </w:numPr>
        <w:spacing w:after="160" w:line="278" w:lineRule="auto"/>
      </w:pPr>
      <w:r w:rsidRPr="002201C8">
        <w:t>Operable – Users must be able to operate the interface and navigate the content UI must be consistent </w:t>
      </w:r>
    </w:p>
    <w:p w:rsidRPr="002201C8" w:rsidR="002201C8" w:rsidP="002201C8" w:rsidRDefault="002201C8" w14:paraId="33124D0F" w14:textId="77777777">
      <w:pPr>
        <w:numPr>
          <w:ilvl w:val="0"/>
          <w:numId w:val="8"/>
        </w:numPr>
        <w:spacing w:after="160" w:line="278" w:lineRule="auto"/>
      </w:pPr>
      <w:r w:rsidRPr="002201C8">
        <w:t>Understandable – Users must be able to understand the information and the operation of the user interface information set out consistently and correctly </w:t>
      </w:r>
    </w:p>
    <w:p w:rsidRPr="002201C8" w:rsidR="002201C8" w:rsidP="002201C8" w:rsidRDefault="002201C8" w14:paraId="602300E7" w14:textId="77777777">
      <w:pPr>
        <w:numPr>
          <w:ilvl w:val="0"/>
          <w:numId w:val="9"/>
        </w:numPr>
        <w:spacing w:after="160" w:line="278" w:lineRule="auto"/>
      </w:pPr>
      <w:r w:rsidRPr="002201C8">
        <w:t>Robust - The content must be robust enough to be reliably interpreted by a wide variety of users.  e.g. good colour scheme user friendly UI  </w:t>
      </w:r>
    </w:p>
    <w:p w:rsidRPr="002201C8" w:rsidR="002201C8" w:rsidP="002201C8" w:rsidRDefault="002201C8" w14:paraId="39E6908F" w14:textId="71F95683">
      <w:pPr>
        <w:numPr>
          <w:ilvl w:val="0"/>
          <w:numId w:val="10"/>
        </w:numPr>
        <w:spacing w:after="160" w:line="278" w:lineRule="auto"/>
      </w:pPr>
      <w:r w:rsidRPr="002201C8">
        <w:rPr>
          <w:noProof/>
        </w:rPr>
        <w:drawing>
          <wp:inline distT="0" distB="0" distL="0" distR="0" wp14:anchorId="5FDA1038" wp14:editId="53880076">
            <wp:extent cx="2562225" cy="1876425"/>
            <wp:effectExtent l="0" t="0" r="9525" b="9525"/>
            <wp:docPr id="80459728" name="Picture 12" descr="A group of cards with cats on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9728" name="Picture 12" descr="A group of cards with cats on the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2225" cy="1876425"/>
                    </a:xfrm>
                    <a:prstGeom prst="rect">
                      <a:avLst/>
                    </a:prstGeom>
                    <a:noFill/>
                    <a:ln>
                      <a:noFill/>
                    </a:ln>
                  </pic:spPr>
                </pic:pic>
              </a:graphicData>
            </a:graphic>
          </wp:inline>
        </w:drawing>
      </w:r>
      <w:r w:rsidRPr="002201C8">
        <w:t> </w:t>
      </w:r>
    </w:p>
    <w:p w:rsidRPr="002201C8" w:rsidR="002201C8" w:rsidP="002201C8" w:rsidRDefault="002201C8" w14:paraId="5D449457" w14:textId="49EC7708">
      <w:pPr>
        <w:spacing w:after="160" w:line="278" w:lineRule="auto"/>
      </w:pPr>
      <w:r w:rsidRPr="002201C8">
        <w:rPr>
          <w:noProof/>
        </w:rPr>
        <w:drawing>
          <wp:inline distT="0" distB="0" distL="0" distR="0" wp14:anchorId="4BAD20FD" wp14:editId="23868B1B">
            <wp:extent cx="3038475" cy="1704975"/>
            <wp:effectExtent l="0" t="0" r="9525" b="9525"/>
            <wp:docPr id="1666056845"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056845" name="Picture 11"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38475" cy="1704975"/>
                    </a:xfrm>
                    <a:prstGeom prst="rect">
                      <a:avLst/>
                    </a:prstGeom>
                    <a:noFill/>
                    <a:ln>
                      <a:noFill/>
                    </a:ln>
                  </pic:spPr>
                </pic:pic>
              </a:graphicData>
            </a:graphic>
          </wp:inline>
        </w:drawing>
      </w:r>
      <w:r w:rsidRPr="002201C8">
        <w:t> </w:t>
      </w:r>
    </w:p>
    <w:p w:rsidRPr="002201C8" w:rsidR="002201C8" w:rsidP="002201C8" w:rsidRDefault="002201C8" w14:paraId="2AFBB801" w14:textId="77777777">
      <w:pPr>
        <w:spacing w:after="160" w:line="278" w:lineRule="auto"/>
      </w:pPr>
      <w:r w:rsidRPr="002201C8">
        <w:t> </w:t>
      </w:r>
    </w:p>
    <w:p w:rsidRPr="002201C8" w:rsidR="002201C8" w:rsidP="002201C8" w:rsidRDefault="002201C8" w14:paraId="6D96E483" w14:textId="3E4C5895">
      <w:pPr>
        <w:pStyle w:val="Subtitle"/>
      </w:pPr>
      <w:r w:rsidRPr="002201C8">
        <w:t> Real World Examples  </w:t>
      </w:r>
    </w:p>
    <w:p w:rsidRPr="002201C8" w:rsidR="002201C8" w:rsidP="002201C8" w:rsidRDefault="002201C8" w14:paraId="50C95FC3" w14:textId="77777777">
      <w:pPr>
        <w:spacing w:after="160" w:line="278" w:lineRule="auto"/>
      </w:pPr>
      <w:r w:rsidRPr="002201C8">
        <w:t>Example of good UI and accessibility (Khan Academy) </w:t>
      </w:r>
    </w:p>
    <w:p w:rsidRPr="002201C8" w:rsidR="002201C8" w:rsidP="002201C8" w:rsidRDefault="002201C8" w14:paraId="586BA483" w14:textId="01DE19E1">
      <w:pPr>
        <w:spacing w:after="160" w:line="278" w:lineRule="auto"/>
      </w:pPr>
      <w:r w:rsidRPr="002201C8">
        <w:rPr>
          <w:noProof/>
        </w:rPr>
        <w:drawing>
          <wp:inline distT="0" distB="0" distL="0" distR="0" wp14:anchorId="4BD77249" wp14:editId="7B935549">
            <wp:extent cx="4724400" cy="2362200"/>
            <wp:effectExtent l="0" t="0" r="0" b="0"/>
            <wp:docPr id="795423143"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23143" name="Picture 10" descr="A screenshot of a cell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4400" cy="2362200"/>
                    </a:xfrm>
                    <a:prstGeom prst="rect">
                      <a:avLst/>
                    </a:prstGeom>
                    <a:noFill/>
                    <a:ln>
                      <a:noFill/>
                    </a:ln>
                  </pic:spPr>
                </pic:pic>
              </a:graphicData>
            </a:graphic>
          </wp:inline>
        </w:drawing>
      </w:r>
      <w:r w:rsidRPr="002201C8">
        <w:t> </w:t>
      </w:r>
    </w:p>
    <w:p w:rsidRPr="002201C8" w:rsidR="002201C8" w:rsidP="002201C8" w:rsidRDefault="002201C8" w14:paraId="34932C47" w14:textId="2577A16D">
      <w:pPr>
        <w:spacing w:after="160" w:line="278" w:lineRule="auto"/>
      </w:pPr>
      <w:r w:rsidRPr="002201C8">
        <w:rPr>
          <w:noProof/>
        </w:rPr>
        <w:drawing>
          <wp:inline distT="0" distB="0" distL="0" distR="0" wp14:anchorId="23483556" wp14:editId="290C14F8">
            <wp:extent cx="3914775" cy="2714625"/>
            <wp:effectExtent l="0" t="0" r="9525" b="9525"/>
            <wp:docPr id="1841807264" name="Picture 9" descr="Screens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07264" name="Picture 9" descr="Screens screenshot of a cell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4775" cy="2714625"/>
                    </a:xfrm>
                    <a:prstGeom prst="rect">
                      <a:avLst/>
                    </a:prstGeom>
                    <a:noFill/>
                    <a:ln>
                      <a:noFill/>
                    </a:ln>
                  </pic:spPr>
                </pic:pic>
              </a:graphicData>
            </a:graphic>
          </wp:inline>
        </w:drawing>
      </w:r>
      <w:r w:rsidRPr="002201C8">
        <w:t> </w:t>
      </w:r>
    </w:p>
    <w:p w:rsidRPr="002201C8" w:rsidR="002201C8" w:rsidP="002201C8" w:rsidRDefault="002201C8" w14:paraId="0D166ED9" w14:textId="77777777">
      <w:pPr>
        <w:spacing w:after="160" w:line="278" w:lineRule="auto"/>
      </w:pPr>
      <w:r w:rsidRPr="002201C8">
        <w:t>Supplies and accessibility settings section.  </w:t>
      </w:r>
    </w:p>
    <w:p w:rsidRPr="002201C8" w:rsidR="002201C8" w:rsidP="002201C8" w:rsidRDefault="002201C8" w14:paraId="30A72026" w14:textId="77777777">
      <w:pPr>
        <w:spacing w:after="160" w:line="278" w:lineRule="auto"/>
      </w:pPr>
      <w:r w:rsidRPr="002201C8">
        <w:t>Users can hide visually/speaking dependent content </w:t>
      </w:r>
    </w:p>
    <w:p w:rsidRPr="002201C8" w:rsidR="002201C8" w:rsidP="002201C8" w:rsidRDefault="002201C8" w14:paraId="168916D1" w14:textId="77777777">
      <w:pPr>
        <w:spacing w:after="160" w:line="278" w:lineRule="auto"/>
      </w:pPr>
      <w:r w:rsidRPr="002201C8">
        <w:t> </w:t>
      </w:r>
    </w:p>
    <w:p w:rsidRPr="002201C8" w:rsidR="002201C8" w:rsidP="002201C8" w:rsidRDefault="002201C8" w14:paraId="667FE0C4" w14:textId="0186753E">
      <w:pPr>
        <w:pStyle w:val="Subtitle"/>
      </w:pPr>
      <w:r w:rsidRPr="002201C8">
        <w:t> Examples of Bad UI and accessibility (Duolingo) </w:t>
      </w:r>
    </w:p>
    <w:p w:rsidRPr="002201C8" w:rsidR="002201C8" w:rsidP="002201C8" w:rsidRDefault="002201C8" w14:paraId="52DEB06B" w14:textId="1B3E83CF">
      <w:pPr>
        <w:spacing w:after="160" w:line="278" w:lineRule="auto"/>
      </w:pPr>
      <w:r w:rsidRPr="002201C8">
        <w:rPr>
          <w:noProof/>
        </w:rPr>
        <w:drawing>
          <wp:inline distT="0" distB="0" distL="0" distR="0" wp14:anchorId="2432DD6A" wp14:editId="4F8D2457">
            <wp:extent cx="4648200" cy="2819400"/>
            <wp:effectExtent l="0" t="0" r="0" b="0"/>
            <wp:docPr id="1001232364" name="Picture 8" descr="Screens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2364" name="Picture 8" descr="Screens screenshot of a gam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8200" cy="2819400"/>
                    </a:xfrm>
                    <a:prstGeom prst="rect">
                      <a:avLst/>
                    </a:prstGeom>
                    <a:noFill/>
                    <a:ln>
                      <a:noFill/>
                    </a:ln>
                  </pic:spPr>
                </pic:pic>
              </a:graphicData>
            </a:graphic>
          </wp:inline>
        </w:drawing>
      </w:r>
      <w:r w:rsidRPr="002201C8">
        <w:t> </w:t>
      </w:r>
    </w:p>
    <w:p w:rsidRPr="002201C8" w:rsidR="002201C8" w:rsidP="002201C8" w:rsidRDefault="002201C8" w14:paraId="4422E451" w14:textId="6855FF94">
      <w:pPr>
        <w:spacing w:after="160" w:line="278" w:lineRule="auto"/>
      </w:pPr>
      <w:r w:rsidRPr="002201C8">
        <w:rPr>
          <w:noProof/>
        </w:rPr>
        <w:drawing>
          <wp:inline distT="0" distB="0" distL="0" distR="0" wp14:anchorId="4E64F5B0" wp14:editId="74B80AEC">
            <wp:extent cx="3733800" cy="2667000"/>
            <wp:effectExtent l="0" t="0" r="0" b="0"/>
            <wp:docPr id="658510286" name="Picture 7" descr="Screens screenshots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10286" name="Picture 7" descr="Screens screenshots of a gam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33800" cy="2667000"/>
                    </a:xfrm>
                    <a:prstGeom prst="rect">
                      <a:avLst/>
                    </a:prstGeom>
                    <a:noFill/>
                    <a:ln>
                      <a:noFill/>
                    </a:ln>
                  </pic:spPr>
                </pic:pic>
              </a:graphicData>
            </a:graphic>
          </wp:inline>
        </w:drawing>
      </w:r>
      <w:r w:rsidRPr="002201C8">
        <w:t> </w:t>
      </w:r>
    </w:p>
    <w:p w:rsidRPr="002201C8" w:rsidR="002201C8" w:rsidP="002201C8" w:rsidRDefault="002201C8" w14:paraId="099DE367" w14:textId="77777777">
      <w:pPr>
        <w:spacing w:after="160" w:line="278" w:lineRule="auto"/>
      </w:pPr>
      <w:r w:rsidRPr="002201C8">
        <w:t>Certain types of exercises use controls that the screen reader can’t locate according to users  </w:t>
      </w:r>
    </w:p>
    <w:p w:rsidRPr="002201C8" w:rsidR="002201C8" w:rsidP="002201C8" w:rsidRDefault="002201C8" w14:paraId="09299015" w14:textId="77777777">
      <w:pPr>
        <w:spacing w:after="160" w:line="278" w:lineRule="auto"/>
      </w:pPr>
      <w:r w:rsidRPr="002201C8">
        <w:t>Given a 1 star for accessibility as there “seemed to be a lack of acknowledgement for different types of learners” </w:t>
      </w:r>
    </w:p>
    <w:p w:rsidRPr="002201C8" w:rsidR="002201C8" w:rsidP="00EA5537" w:rsidRDefault="002201C8" w14:paraId="1A8928CF" w14:textId="77777777">
      <w:pPr>
        <w:pStyle w:val="Subtitle"/>
      </w:pPr>
      <w:r w:rsidRPr="002201C8">
        <w:t>Accessibility standards: </w:t>
      </w:r>
    </w:p>
    <w:p w:rsidRPr="002201C8" w:rsidR="002201C8" w:rsidP="002201C8" w:rsidRDefault="002201C8" w14:paraId="1AEF4300" w14:textId="77777777">
      <w:pPr>
        <w:spacing w:after="160" w:line="278" w:lineRule="auto"/>
      </w:pPr>
      <w:r w:rsidRPr="002201C8">
        <w:t>When implementing the design of the interface is important to consider: </w:t>
      </w:r>
    </w:p>
    <w:p w:rsidRPr="002201C8" w:rsidR="002201C8" w:rsidP="002201C8" w:rsidRDefault="002201C8" w14:paraId="67EA1A82" w14:textId="77777777">
      <w:pPr>
        <w:spacing w:after="160" w:line="278" w:lineRule="auto"/>
      </w:pPr>
      <w:r w:rsidRPr="002201C8">
        <w:t>User interface design; </w:t>
      </w:r>
    </w:p>
    <w:p w:rsidRPr="002201C8" w:rsidR="002201C8" w:rsidP="002201C8" w:rsidRDefault="002201C8" w14:paraId="1B07E052" w14:textId="77777777">
      <w:pPr>
        <w:numPr>
          <w:ilvl w:val="0"/>
          <w:numId w:val="11"/>
        </w:numPr>
        <w:spacing w:after="160" w:line="278" w:lineRule="auto"/>
      </w:pPr>
      <w:r w:rsidRPr="002201C8">
        <w:t>High contrast color: for user with low vision </w:t>
      </w:r>
    </w:p>
    <w:p w:rsidRPr="002201C8" w:rsidR="002201C8" w:rsidP="002201C8" w:rsidRDefault="002201C8" w14:paraId="18355D44" w14:textId="77777777">
      <w:pPr>
        <w:numPr>
          <w:ilvl w:val="0"/>
          <w:numId w:val="12"/>
        </w:numPr>
        <w:spacing w:after="160" w:line="278" w:lineRule="auto"/>
      </w:pPr>
      <w:r w:rsidRPr="002201C8">
        <w:t>Scalable text: This would be in response to responsive layouts. </w:t>
      </w:r>
    </w:p>
    <w:p w:rsidRPr="002201C8" w:rsidR="002201C8" w:rsidP="002201C8" w:rsidRDefault="002201C8" w14:paraId="5247CB60" w14:textId="6E4FB3D0">
      <w:pPr>
        <w:numPr>
          <w:ilvl w:val="0"/>
          <w:numId w:val="13"/>
        </w:numPr>
        <w:spacing w:after="160" w:line="278" w:lineRule="auto"/>
      </w:pPr>
      <w:r w:rsidRPr="002201C8">
        <w:t xml:space="preserve">Clear visual hierarchy: Useful for screen </w:t>
      </w:r>
      <w:r w:rsidR="3B1E5939">
        <w:t>reader</w:t>
      </w:r>
      <w:r w:rsidRPr="002201C8">
        <w:t xml:space="preserve"> and clear navigation for user with disability around the page </w:t>
      </w:r>
    </w:p>
    <w:p w:rsidRPr="002201C8" w:rsidR="002201C8" w:rsidP="00EA5537" w:rsidRDefault="002201C8" w14:paraId="2751FB44" w14:textId="77777777">
      <w:pPr>
        <w:pStyle w:val="Subtitle"/>
      </w:pPr>
      <w:r w:rsidRPr="002201C8">
        <w:t>Assistive technology support: </w:t>
      </w:r>
    </w:p>
    <w:p w:rsidRPr="002201C8" w:rsidR="002201C8" w:rsidP="002201C8" w:rsidRDefault="002201C8" w14:paraId="0F212DEE" w14:textId="77777777">
      <w:pPr>
        <w:numPr>
          <w:ilvl w:val="0"/>
          <w:numId w:val="14"/>
        </w:numPr>
        <w:spacing w:after="160" w:line="278" w:lineRule="auto"/>
      </w:pPr>
      <w:r w:rsidRPr="002201C8">
        <w:t>Screen reader compatibility with the use of HTML semantics </w:t>
      </w:r>
    </w:p>
    <w:p w:rsidRPr="002201C8" w:rsidR="002201C8" w:rsidP="002201C8" w:rsidRDefault="002201C8" w14:paraId="06EBCF38" w14:textId="77777777">
      <w:pPr>
        <w:numPr>
          <w:ilvl w:val="0"/>
          <w:numId w:val="15"/>
        </w:numPr>
        <w:spacing w:after="160" w:line="278" w:lineRule="auto"/>
      </w:pPr>
      <w:r w:rsidRPr="002201C8">
        <w:t>Keyboard navigation: for user that cannot use a mouse </w:t>
      </w:r>
    </w:p>
    <w:p w:rsidRPr="002201C8" w:rsidR="002201C8" w:rsidP="002201C8" w:rsidRDefault="002201C8" w14:paraId="1F793CF6" w14:textId="77777777">
      <w:pPr>
        <w:numPr>
          <w:ilvl w:val="0"/>
          <w:numId w:val="16"/>
        </w:numPr>
        <w:spacing w:after="160" w:line="278" w:lineRule="auto"/>
      </w:pPr>
      <w:r w:rsidRPr="002201C8">
        <w:t>Voice control interaction: Hands free interaction with user. </w:t>
      </w:r>
    </w:p>
    <w:p w:rsidRPr="002201C8" w:rsidR="002201C8" w:rsidP="002201C8" w:rsidRDefault="002201C8" w14:paraId="092463E4" w14:textId="77777777">
      <w:pPr>
        <w:numPr>
          <w:ilvl w:val="0"/>
          <w:numId w:val="17"/>
        </w:numPr>
        <w:spacing w:after="160" w:line="278" w:lineRule="auto"/>
      </w:pPr>
      <w:r w:rsidRPr="002201C8">
        <w:t>AI audio description: Use of AI to read and provide description of videos or images to the user </w:t>
      </w:r>
    </w:p>
    <w:p w:rsidR="00402426" w:rsidRDefault="00402426" w14:paraId="42E78742" w14:textId="77777777">
      <w:pPr>
        <w:rPr>
          <w:rFonts w:asciiTheme="majorHAnsi" w:hAnsiTheme="majorHAnsi" w:eastAsiaTheme="majorEastAsia" w:cstheme="majorBidi"/>
          <w:color w:val="0F4761" w:themeColor="accent1" w:themeShade="BF"/>
          <w:sz w:val="40"/>
          <w:szCs w:val="40"/>
        </w:rPr>
      </w:pPr>
      <w:r>
        <w:br w:type="page"/>
      </w:r>
    </w:p>
    <w:p w:rsidR="00402426" w:rsidP="00402426" w:rsidRDefault="00402426" w14:paraId="7479FE20" w14:textId="7DE2EB9A">
      <w:pPr>
        <w:pStyle w:val="Heading1"/>
      </w:pPr>
      <w:r>
        <w:t>User Personas</w:t>
      </w:r>
      <w:r w:rsidR="00E34193">
        <w:t xml:space="preserve"> and User Journey Mapping</w:t>
      </w:r>
    </w:p>
    <w:p w:rsidRPr="00E34193" w:rsidR="00E34193" w:rsidP="00E34193" w:rsidRDefault="00E34193" w14:paraId="3133E1AC" w14:textId="77777777">
      <w:pPr>
        <w:spacing w:after="160" w:line="278" w:lineRule="auto"/>
      </w:pPr>
      <w:r w:rsidRPr="00E34193">
        <w:t>Name – John Smith </w:t>
      </w:r>
    </w:p>
    <w:p w:rsidRPr="00E34193" w:rsidR="00E34193" w:rsidP="00E34193" w:rsidRDefault="00E34193" w14:paraId="2E655A2E" w14:textId="77777777">
      <w:pPr>
        <w:spacing w:after="160" w:line="278" w:lineRule="auto"/>
      </w:pPr>
      <w:r w:rsidRPr="00E34193">
        <w:t>Age - 53 </w:t>
      </w:r>
    </w:p>
    <w:p w:rsidRPr="00E34193" w:rsidR="00E34193" w:rsidP="00E34193" w:rsidRDefault="00E34193" w14:paraId="01415043" w14:textId="77777777">
      <w:pPr>
        <w:spacing w:after="160" w:line="278" w:lineRule="auto"/>
      </w:pPr>
      <w:r w:rsidRPr="00E34193">
        <w:t>Role - Tutor </w:t>
      </w:r>
    </w:p>
    <w:p w:rsidRPr="00E34193" w:rsidR="00E34193" w:rsidP="00E34193" w:rsidRDefault="00E34193" w14:paraId="41B0BAA2" w14:textId="77777777">
      <w:pPr>
        <w:spacing w:after="160" w:line="278" w:lineRule="auto"/>
      </w:pPr>
      <w:r w:rsidRPr="00E34193">
        <w:t>Goals – Be able to view his timetable of classes, manage students/classes  </w:t>
      </w:r>
    </w:p>
    <w:p w:rsidRPr="00E34193" w:rsidR="00E34193" w:rsidP="00E34193" w:rsidRDefault="00E34193" w14:paraId="33F4BDB5" w14:textId="77777777">
      <w:pPr>
        <w:spacing w:after="160" w:line="278" w:lineRule="auto"/>
      </w:pPr>
      <w:r w:rsidRPr="00E34193">
        <w:t>Challenges – Digital Literacy is not very good  </w:t>
      </w:r>
    </w:p>
    <w:p w:rsidRPr="00E34193" w:rsidR="00E34193" w:rsidP="00E34193" w:rsidRDefault="00E34193" w14:paraId="4F1E9A6D" w14:textId="77777777">
      <w:pPr>
        <w:spacing w:after="160" w:line="278" w:lineRule="auto"/>
      </w:pPr>
      <w:r w:rsidRPr="00E34193">
        <w:t>Devices used - Phone </w:t>
      </w:r>
    </w:p>
    <w:p w:rsidRPr="00E34193" w:rsidR="00E34193" w:rsidP="00E34193" w:rsidRDefault="00E34193" w14:paraId="641720FC" w14:textId="77777777">
      <w:pPr>
        <w:spacing w:after="160" w:line="278" w:lineRule="auto"/>
      </w:pPr>
      <w:r w:rsidRPr="00E34193">
        <w:t>Accessibility needs - Dyslexia Friendly Fonts </w:t>
      </w:r>
    </w:p>
    <w:p w:rsidRPr="00E34193" w:rsidR="00E34193" w:rsidP="00E34193" w:rsidRDefault="00E34193" w14:paraId="66595822" w14:textId="77777777">
      <w:pPr>
        <w:spacing w:after="160" w:line="278" w:lineRule="auto"/>
      </w:pPr>
      <w:r w:rsidRPr="00E34193">
        <w:t>Quote – I want to be able to see my classes and manage them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568"/>
        <w:gridCol w:w="1227"/>
        <w:gridCol w:w="1251"/>
        <w:gridCol w:w="1938"/>
        <w:gridCol w:w="2013"/>
        <w:gridCol w:w="2013"/>
      </w:tblGrid>
      <w:tr w:rsidRPr="00E34193" w:rsidR="00E34193" w:rsidTr="00E34193" w14:paraId="0292C906"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C970279" w14:textId="77777777">
            <w:pPr>
              <w:spacing w:after="160" w:line="278" w:lineRule="auto"/>
            </w:pPr>
            <w:r w:rsidRPr="00E34193">
              <w:t>Step </w:t>
            </w:r>
          </w:p>
        </w:tc>
        <w:tc>
          <w:tcPr>
            <w:tcW w:w="13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8468193" w14:textId="77777777">
            <w:pPr>
              <w:spacing w:after="160" w:line="278" w:lineRule="auto"/>
            </w:pPr>
            <w:r w:rsidRPr="00E34193">
              <w:t>Action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3E59EEB" w14:textId="77777777">
            <w:pPr>
              <w:spacing w:after="160" w:line="278" w:lineRule="auto"/>
            </w:pPr>
            <w:r w:rsidRPr="00E34193">
              <w:t>Touchpoint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B0E9840" w14:textId="77777777">
            <w:pPr>
              <w:spacing w:after="160" w:line="278" w:lineRule="auto"/>
            </w:pPr>
            <w:r w:rsidRPr="00E34193">
              <w:t>Thoughts/Feelings </w:t>
            </w:r>
          </w:p>
        </w:tc>
        <w:tc>
          <w:tcPr>
            <w:tcW w:w="153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9F3CB41" w14:textId="77777777">
            <w:pPr>
              <w:spacing w:after="160" w:line="278" w:lineRule="auto"/>
            </w:pPr>
            <w:r w:rsidRPr="00E34193">
              <w:t>Pain Points </w:t>
            </w:r>
          </w:p>
        </w:tc>
        <w:tc>
          <w:tcPr>
            <w:tcW w:w="166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8C96E22" w14:textId="77777777">
            <w:pPr>
              <w:spacing w:after="160" w:line="278" w:lineRule="auto"/>
            </w:pPr>
            <w:r w:rsidRPr="00E34193">
              <w:t>Opportunities </w:t>
            </w:r>
          </w:p>
        </w:tc>
      </w:tr>
      <w:tr w:rsidRPr="00E34193" w:rsidR="00E34193" w:rsidTr="00E34193" w14:paraId="2D1A72A1"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436A745" w14:textId="77777777">
            <w:pPr>
              <w:spacing w:after="160" w:line="278" w:lineRule="auto"/>
            </w:pPr>
            <w:r w:rsidRPr="00E34193">
              <w:t>1 </w:t>
            </w:r>
          </w:p>
        </w:tc>
        <w:tc>
          <w:tcPr>
            <w:tcW w:w="13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FBBF5D5" w14:textId="77777777">
            <w:pPr>
              <w:spacing w:after="160" w:line="278" w:lineRule="auto"/>
            </w:pPr>
            <w:r w:rsidRPr="00E34193">
              <w:t>Logs in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8D2CF35" w14:textId="77777777">
            <w:pPr>
              <w:spacing w:after="160" w:line="278" w:lineRule="auto"/>
            </w:pPr>
            <w:r w:rsidRPr="00E34193">
              <w:t>Login Page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A64147F" w14:textId="77777777">
            <w:pPr>
              <w:spacing w:after="160" w:line="278" w:lineRule="auto"/>
            </w:pPr>
            <w:r w:rsidRPr="00E34193">
              <w:t>I hope I remember my password and username </w:t>
            </w:r>
          </w:p>
        </w:tc>
        <w:tc>
          <w:tcPr>
            <w:tcW w:w="153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C7329DE" w14:textId="77777777">
            <w:pPr>
              <w:spacing w:after="160" w:line="278" w:lineRule="auto"/>
            </w:pPr>
            <w:r w:rsidRPr="00E34193">
              <w:t>No password/username reset option  </w:t>
            </w:r>
          </w:p>
        </w:tc>
        <w:tc>
          <w:tcPr>
            <w:tcW w:w="166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91A32C4" w14:textId="77777777">
            <w:pPr>
              <w:spacing w:after="160" w:line="278" w:lineRule="auto"/>
            </w:pPr>
            <w:r w:rsidRPr="00E34193">
              <w:t>Add forgot password/username link </w:t>
            </w:r>
          </w:p>
        </w:tc>
      </w:tr>
      <w:tr w:rsidRPr="00E34193" w:rsidR="00E34193" w:rsidTr="00E34193" w14:paraId="76E73263"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AAC53C4" w14:textId="77777777">
            <w:pPr>
              <w:spacing w:after="160" w:line="278" w:lineRule="auto"/>
            </w:pPr>
            <w:r w:rsidRPr="00E34193">
              <w:t>2 </w:t>
            </w:r>
          </w:p>
        </w:tc>
        <w:tc>
          <w:tcPr>
            <w:tcW w:w="13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01678C4" w14:textId="77777777">
            <w:pPr>
              <w:spacing w:after="160" w:line="278" w:lineRule="auto"/>
            </w:pPr>
            <w:r w:rsidRPr="00E34193">
              <w:t>Clicks on timetable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923ECFE" w14:textId="77777777">
            <w:pPr>
              <w:spacing w:after="160" w:line="278" w:lineRule="auto"/>
            </w:pPr>
            <w:r w:rsidRPr="00E34193">
              <w:t>Timetable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247946D" w14:textId="77777777">
            <w:pPr>
              <w:spacing w:after="160" w:line="278" w:lineRule="auto"/>
            </w:pPr>
            <w:r w:rsidRPr="00E34193">
              <w:t>I hope it loads up quickly  </w:t>
            </w:r>
          </w:p>
        </w:tc>
        <w:tc>
          <w:tcPr>
            <w:tcW w:w="153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F1616BA" w14:textId="77777777">
            <w:pPr>
              <w:spacing w:after="160" w:line="278" w:lineRule="auto"/>
            </w:pPr>
            <w:r w:rsidRPr="00E34193">
              <w:t>Timetable doesn't load </w:t>
            </w:r>
          </w:p>
        </w:tc>
        <w:tc>
          <w:tcPr>
            <w:tcW w:w="166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3D72C473" w14:textId="77777777">
            <w:pPr>
              <w:spacing w:after="160" w:line="278" w:lineRule="auto"/>
            </w:pPr>
            <w:r w:rsidRPr="00E34193">
              <w:t>Prompt user to reload the page if it hasn’t loaded after 10 seconds </w:t>
            </w:r>
          </w:p>
        </w:tc>
      </w:tr>
      <w:tr w:rsidRPr="00E34193" w:rsidR="00E34193" w:rsidTr="00E34193" w14:paraId="27849D81"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E84EC2A" w14:textId="77777777">
            <w:pPr>
              <w:spacing w:after="160" w:line="278" w:lineRule="auto"/>
            </w:pPr>
            <w:r w:rsidRPr="00E34193">
              <w:t>3 </w:t>
            </w:r>
          </w:p>
        </w:tc>
        <w:tc>
          <w:tcPr>
            <w:tcW w:w="13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C64C5D2" w14:textId="77777777">
            <w:pPr>
              <w:spacing w:after="160" w:line="278" w:lineRule="auto"/>
            </w:pPr>
            <w:r w:rsidRPr="00E34193">
              <w:t>Mark students' attendance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105FCD3" w14:textId="77777777">
            <w:pPr>
              <w:spacing w:after="160" w:line="278" w:lineRule="auto"/>
            </w:pPr>
            <w:r w:rsidRPr="00E34193">
              <w:t>Timetable attendance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DC12E74" w14:textId="77777777">
            <w:pPr>
              <w:spacing w:after="160" w:line="278" w:lineRule="auto"/>
            </w:pPr>
            <w:r w:rsidRPr="00E34193">
              <w:t>Where do I mark them as not attending </w:t>
            </w:r>
          </w:p>
        </w:tc>
        <w:tc>
          <w:tcPr>
            <w:tcW w:w="153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71FDF19" w14:textId="77777777">
            <w:pPr>
              <w:spacing w:after="160" w:line="278" w:lineRule="auto"/>
            </w:pPr>
            <w:r w:rsidRPr="00E34193">
              <w:t>Attendance buttons not clearly ladled </w:t>
            </w:r>
          </w:p>
        </w:tc>
        <w:tc>
          <w:tcPr>
            <w:tcW w:w="166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CBE9C72" w14:textId="77777777">
            <w:pPr>
              <w:spacing w:after="160" w:line="278" w:lineRule="auto"/>
            </w:pPr>
            <w:r w:rsidRPr="00E34193">
              <w:t>User cleaner icons and labels  </w:t>
            </w:r>
          </w:p>
        </w:tc>
      </w:tr>
      <w:tr w:rsidRPr="00E34193" w:rsidR="00E34193" w:rsidTr="00E34193" w14:paraId="59103C6E"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59B1A68" w14:textId="77777777">
            <w:pPr>
              <w:spacing w:after="160" w:line="278" w:lineRule="auto"/>
            </w:pPr>
            <w:r w:rsidRPr="00E34193">
              <w:t>4 </w:t>
            </w:r>
          </w:p>
        </w:tc>
        <w:tc>
          <w:tcPr>
            <w:tcW w:w="13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A50D8A1" w14:textId="77777777">
            <w:pPr>
              <w:spacing w:after="160" w:line="278" w:lineRule="auto"/>
            </w:pPr>
            <w:r w:rsidRPr="00E34193">
              <w:t>Manage classwork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A9371F5" w14:textId="77777777">
            <w:pPr>
              <w:spacing w:after="160" w:line="278" w:lineRule="auto"/>
            </w:pPr>
            <w:r w:rsidRPr="00E34193">
              <w:t>Classwork page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58772D6" w14:textId="77777777">
            <w:pPr>
              <w:spacing w:after="160" w:line="278" w:lineRule="auto"/>
            </w:pPr>
            <w:r w:rsidRPr="00E34193">
              <w:t>I hope i can easily access my different classes </w:t>
            </w:r>
          </w:p>
        </w:tc>
        <w:tc>
          <w:tcPr>
            <w:tcW w:w="153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84D435F" w14:textId="77777777">
            <w:pPr>
              <w:spacing w:after="160" w:line="278" w:lineRule="auto"/>
            </w:pPr>
            <w:r w:rsidRPr="00E34193">
              <w:t>Classes not organised in a consistent manner </w:t>
            </w:r>
          </w:p>
        </w:tc>
        <w:tc>
          <w:tcPr>
            <w:tcW w:w="166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71E863B" w14:textId="77777777">
            <w:pPr>
              <w:spacing w:after="160" w:line="278" w:lineRule="auto"/>
            </w:pPr>
            <w:r w:rsidRPr="00E34193">
              <w:t>Organise classes in alphabetical order and give the user can edit button where they can group the and reorder them. </w:t>
            </w:r>
          </w:p>
        </w:tc>
      </w:tr>
    </w:tbl>
    <w:p w:rsidRPr="00E34193" w:rsidR="00E34193" w:rsidP="00E34193" w:rsidRDefault="00E34193" w14:paraId="5EEB2E3D" w14:textId="77777777">
      <w:pPr>
        <w:spacing w:after="160" w:line="278" w:lineRule="auto"/>
      </w:pPr>
      <w:r w:rsidRPr="00E34193">
        <w:t> </w:t>
      </w:r>
    </w:p>
    <w:p w:rsidRPr="00E34193" w:rsidR="00E34193" w:rsidP="00E34193" w:rsidRDefault="00E34193" w14:paraId="7F59B1AC" w14:textId="77777777">
      <w:pPr>
        <w:spacing w:after="160" w:line="278" w:lineRule="auto"/>
      </w:pPr>
      <w:r w:rsidRPr="00E34193">
        <w:t>Name – Emma Villa </w:t>
      </w:r>
    </w:p>
    <w:p w:rsidRPr="00E34193" w:rsidR="00E34193" w:rsidP="00E34193" w:rsidRDefault="00E34193" w14:paraId="2F0219AF" w14:textId="77777777">
      <w:pPr>
        <w:spacing w:after="160" w:line="278" w:lineRule="auto"/>
      </w:pPr>
      <w:r w:rsidRPr="00E34193">
        <w:t>Age - 28 </w:t>
      </w:r>
    </w:p>
    <w:p w:rsidRPr="00E34193" w:rsidR="00E34193" w:rsidP="00E34193" w:rsidRDefault="00E34193" w14:paraId="7EA00E56" w14:textId="77777777">
      <w:pPr>
        <w:spacing w:after="160" w:line="278" w:lineRule="auto"/>
      </w:pPr>
      <w:r w:rsidRPr="00E34193">
        <w:t>Role - Tutor </w:t>
      </w:r>
    </w:p>
    <w:p w:rsidRPr="00E34193" w:rsidR="00E34193" w:rsidP="00E34193" w:rsidRDefault="00E34193" w14:paraId="5D52E92F" w14:textId="77777777">
      <w:pPr>
        <w:spacing w:after="160" w:line="278" w:lineRule="auto"/>
      </w:pPr>
      <w:r w:rsidRPr="00E34193">
        <w:t>Goals – Report incidents, book equipment, manage classes manage students and give feedback to them and their parents/guardians </w:t>
      </w:r>
    </w:p>
    <w:p w:rsidRPr="00E34193" w:rsidR="00E34193" w:rsidP="00E34193" w:rsidRDefault="00E34193" w14:paraId="50C8984C" w14:textId="77777777">
      <w:pPr>
        <w:spacing w:after="160" w:line="278" w:lineRule="auto"/>
      </w:pPr>
      <w:r w:rsidRPr="00E34193">
        <w:t>Challenges - English is not her first language </w:t>
      </w:r>
    </w:p>
    <w:p w:rsidRPr="00E34193" w:rsidR="00E34193" w:rsidP="00E34193" w:rsidRDefault="00E34193" w14:paraId="3A878EDA" w14:textId="77777777">
      <w:pPr>
        <w:spacing w:after="160" w:line="278" w:lineRule="auto"/>
      </w:pPr>
      <w:r w:rsidRPr="00E34193">
        <w:t>Devices used – Phone/Laptop/Computer </w:t>
      </w:r>
    </w:p>
    <w:p w:rsidRPr="00E34193" w:rsidR="00E34193" w:rsidP="00E34193" w:rsidRDefault="00E34193" w14:paraId="7D80029B" w14:textId="77777777">
      <w:pPr>
        <w:spacing w:after="160" w:line="278" w:lineRule="auto"/>
      </w:pPr>
      <w:r w:rsidRPr="00E34193">
        <w:t>Accessibility needs – Translate Option </w:t>
      </w:r>
    </w:p>
    <w:p w:rsidRPr="00E34193" w:rsidR="00E34193" w:rsidP="00E34193" w:rsidRDefault="00E34193" w14:paraId="32F0E41A" w14:textId="77777777">
      <w:pPr>
        <w:spacing w:after="160" w:line="278" w:lineRule="auto"/>
      </w:pPr>
      <w:r w:rsidRPr="00E34193">
        <w:t>Quote –I just want to be able to manage my students and report incidents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50"/>
        <w:gridCol w:w="1380"/>
        <w:gridCol w:w="1515"/>
        <w:gridCol w:w="2160"/>
        <w:gridCol w:w="1485"/>
        <w:gridCol w:w="1695"/>
      </w:tblGrid>
      <w:tr w:rsidRPr="00E34193" w:rsidR="00E34193" w:rsidTr="00E34193" w14:paraId="693FBB24"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E6B9395" w14:textId="77777777">
            <w:pPr>
              <w:spacing w:after="160" w:line="278" w:lineRule="auto"/>
            </w:pPr>
            <w:r w:rsidRPr="00E34193">
              <w:t>Step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009A8AC" w14:textId="77777777">
            <w:pPr>
              <w:spacing w:after="160" w:line="278" w:lineRule="auto"/>
            </w:pPr>
            <w:r w:rsidRPr="00E34193">
              <w:t>Action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D98BDC0" w14:textId="77777777">
            <w:pPr>
              <w:spacing w:after="160" w:line="278" w:lineRule="auto"/>
            </w:pPr>
            <w:r w:rsidRPr="00E34193">
              <w:t>Touchpoint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7B464D7" w14:textId="77777777">
            <w:pPr>
              <w:spacing w:after="160" w:line="278" w:lineRule="auto"/>
            </w:pPr>
            <w:r w:rsidRPr="00E34193">
              <w:t>Thoughts/Feelings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E8D49C5" w14:textId="77777777">
            <w:pPr>
              <w:spacing w:after="160" w:line="278" w:lineRule="auto"/>
            </w:pPr>
            <w:r w:rsidRPr="00E34193">
              <w:t>Pain Points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D53F737" w14:textId="77777777">
            <w:pPr>
              <w:spacing w:after="160" w:line="278" w:lineRule="auto"/>
            </w:pPr>
            <w:r w:rsidRPr="00E34193">
              <w:t>Opportunities </w:t>
            </w:r>
          </w:p>
        </w:tc>
      </w:tr>
      <w:tr w:rsidRPr="00E34193" w:rsidR="00E34193" w:rsidTr="00E34193" w14:paraId="11E792C0"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CFB3CD4" w14:textId="77777777">
            <w:pPr>
              <w:spacing w:after="160" w:line="278" w:lineRule="auto"/>
            </w:pPr>
            <w:r w:rsidRPr="00E34193">
              <w:t>1 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D59684E" w14:textId="77777777">
            <w:pPr>
              <w:spacing w:after="160" w:line="278" w:lineRule="auto"/>
            </w:pPr>
            <w:r w:rsidRPr="00E34193">
              <w:t>Login in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A0369A1" w14:textId="77777777">
            <w:pPr>
              <w:spacing w:after="160" w:line="278" w:lineRule="auto"/>
            </w:pPr>
            <w:r w:rsidRPr="00E34193">
              <w:t>Login Page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FF81189" w14:textId="77777777">
            <w:pPr>
              <w:spacing w:after="160" w:line="278" w:lineRule="auto"/>
            </w:pPr>
            <w:r w:rsidRPr="00E34193">
              <w:t>Do I have the options to check remember me for password and username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AC5C2FB" w14:textId="77777777">
            <w:pPr>
              <w:spacing w:after="160" w:line="278" w:lineRule="auto"/>
            </w:pPr>
            <w:r w:rsidRPr="00E34193">
              <w:t>No authentication of user login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3FD60E18" w14:textId="77777777">
            <w:pPr>
              <w:spacing w:after="160" w:line="278" w:lineRule="auto"/>
            </w:pPr>
            <w:r w:rsidRPr="00E34193">
              <w:t>Connect login page using an API to perform multi-factor authentication </w:t>
            </w:r>
          </w:p>
        </w:tc>
      </w:tr>
      <w:tr w:rsidRPr="00E34193" w:rsidR="00E34193" w:rsidTr="00E34193" w14:paraId="5A873732"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BF59608" w14:textId="77777777">
            <w:pPr>
              <w:spacing w:after="160" w:line="278" w:lineRule="auto"/>
            </w:pPr>
            <w:r w:rsidRPr="00E34193">
              <w:t>2 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7899949" w14:textId="77777777">
            <w:pPr>
              <w:spacing w:after="160" w:line="278" w:lineRule="auto"/>
            </w:pPr>
            <w:r w:rsidRPr="00E34193">
              <w:t>Report incidents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4CA3A0C" w14:textId="77777777">
            <w:pPr>
              <w:spacing w:after="160" w:line="278" w:lineRule="auto"/>
            </w:pPr>
            <w:r w:rsidRPr="00E34193">
              <w:t>Report page loads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D219E80" w14:textId="5CB67BCD">
            <w:pPr>
              <w:spacing w:after="160" w:line="278" w:lineRule="auto"/>
            </w:pPr>
            <w:r w:rsidRPr="00E34193">
              <w:t xml:space="preserve">Can </w:t>
            </w:r>
            <w:r w:rsidRPr="00E34193" w:rsidR="00E6479E">
              <w:t>I</w:t>
            </w:r>
            <w:r w:rsidRPr="00E34193">
              <w:t xml:space="preserve"> just enter the name &amp; other criteria of the </w:t>
            </w:r>
            <w:r w:rsidRPr="00E34193" w:rsidR="00EA5537">
              <w:t>incident,</w:t>
            </w:r>
            <w:r w:rsidRPr="00E34193">
              <w:t xml:space="preserve"> and it automatically generate a report at the end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DCA5A8E" w14:textId="77777777">
            <w:pPr>
              <w:spacing w:after="160" w:line="278" w:lineRule="auto"/>
            </w:pPr>
            <w:r w:rsidRPr="00E34193">
              <w:t>Integration of other modules could lead to crashing of system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700F36B" w14:textId="77777777">
            <w:pPr>
              <w:spacing w:after="160" w:line="278" w:lineRule="auto"/>
            </w:pPr>
            <w:r w:rsidRPr="00E34193">
              <w:t>Perform load and integration testing  </w:t>
            </w:r>
          </w:p>
        </w:tc>
      </w:tr>
      <w:tr w:rsidRPr="00E34193" w:rsidR="00E34193" w:rsidTr="00E34193" w14:paraId="3331C363"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05D6583" w14:textId="77777777">
            <w:pPr>
              <w:spacing w:after="160" w:line="278" w:lineRule="auto"/>
            </w:pPr>
            <w:r w:rsidRPr="00E34193">
              <w:t>3 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A0C1F17" w14:textId="77777777">
            <w:pPr>
              <w:spacing w:after="160" w:line="278" w:lineRule="auto"/>
            </w:pPr>
            <w:r w:rsidRPr="00E34193">
              <w:t>Book Equipment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E11A0A6" w14:textId="77777777">
            <w:pPr>
              <w:spacing w:after="160" w:line="278" w:lineRule="auto"/>
            </w:pPr>
            <w:r w:rsidRPr="00E34193">
              <w:t> Book equipment requesting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354D04B4" w14:textId="77777777">
            <w:pPr>
              <w:spacing w:after="160" w:line="278" w:lineRule="auto"/>
            </w:pPr>
            <w:r w:rsidRPr="00E34193">
              <w:t>I hope the equipment booked are not altered and I can also cancel the request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6BA45BB" w14:textId="77777777">
            <w:pPr>
              <w:spacing w:after="160" w:line="278" w:lineRule="auto"/>
            </w:pPr>
            <w:r w:rsidRPr="00E34193">
              <w:t>Lack of verification of user booking. Possible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311F6B2" w14:textId="77777777">
            <w:pPr>
              <w:spacing w:after="160" w:line="278" w:lineRule="auto"/>
            </w:pPr>
            <w:r w:rsidRPr="00E34193">
              <w:t>Verify user booking integrate time modules into calendar to perform remainder on sessions </w:t>
            </w:r>
          </w:p>
        </w:tc>
      </w:tr>
      <w:tr w:rsidRPr="00E34193" w:rsidR="00E34193" w:rsidTr="00E34193" w14:paraId="4B4E778A"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72173B3" w14:textId="77777777">
            <w:pPr>
              <w:spacing w:after="160" w:line="278" w:lineRule="auto"/>
            </w:pPr>
            <w:r w:rsidRPr="00E34193">
              <w:t>4 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9605F7C" w14:textId="77777777">
            <w:pPr>
              <w:spacing w:after="160" w:line="278" w:lineRule="auto"/>
            </w:pPr>
            <w:r w:rsidRPr="00E34193">
              <w:t>Manage classes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13C0080" w14:textId="77777777">
            <w:pPr>
              <w:spacing w:after="160" w:line="278" w:lineRule="auto"/>
            </w:pPr>
            <w:r w:rsidRPr="00E34193">
              <w:t>Class activities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5EBEA11" w14:textId="77777777">
            <w:pPr>
              <w:spacing w:after="160" w:line="278" w:lineRule="auto"/>
            </w:pPr>
            <w:r w:rsidRPr="00E34193">
              <w:t>Can i view information regarding the classes &amp; its relation to the students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67F7786" w14:textId="77777777">
            <w:pPr>
              <w:spacing w:after="160" w:line="278" w:lineRule="auto"/>
            </w:pPr>
            <w:r w:rsidRPr="00E34193">
              <w:t>SQL injection into database information on student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31943E6" w14:textId="77777777">
            <w:pPr>
              <w:spacing w:after="160" w:line="278" w:lineRule="auto"/>
            </w:pPr>
            <w:r w:rsidRPr="00E34193">
              <w:t>Integrate system testing of modules in relation to html semantics to provide meaningful insights to the tutor </w:t>
            </w:r>
          </w:p>
        </w:tc>
      </w:tr>
    </w:tbl>
    <w:p w:rsidRPr="00E34193" w:rsidR="00E34193" w:rsidP="00E34193" w:rsidRDefault="00E34193" w14:paraId="1C4CD0B0" w14:textId="77777777">
      <w:pPr>
        <w:spacing w:after="160" w:line="278" w:lineRule="auto"/>
      </w:pPr>
      <w:r w:rsidRPr="00E34193">
        <w:t> </w:t>
      </w:r>
    </w:p>
    <w:p w:rsidRPr="00E34193" w:rsidR="00E34193" w:rsidP="00E34193" w:rsidRDefault="00E34193" w14:paraId="49EEA476" w14:textId="77777777">
      <w:pPr>
        <w:spacing w:after="160" w:line="278" w:lineRule="auto"/>
      </w:pPr>
      <w:r w:rsidRPr="00E34193">
        <w:t>Name – Owen King </w:t>
      </w:r>
    </w:p>
    <w:p w:rsidRPr="00E34193" w:rsidR="00E34193" w:rsidP="00E34193" w:rsidRDefault="00E34193" w14:paraId="6328295E" w14:textId="77777777">
      <w:pPr>
        <w:spacing w:after="160" w:line="278" w:lineRule="auto"/>
      </w:pPr>
      <w:r w:rsidRPr="00E34193">
        <w:t>Age - 18 </w:t>
      </w:r>
    </w:p>
    <w:p w:rsidRPr="00E34193" w:rsidR="00E34193" w:rsidP="00E34193" w:rsidRDefault="00E34193" w14:paraId="16C7E793" w14:textId="77777777">
      <w:pPr>
        <w:spacing w:after="160" w:line="278" w:lineRule="auto"/>
      </w:pPr>
      <w:r w:rsidRPr="00E34193">
        <w:t>Role - student </w:t>
      </w:r>
    </w:p>
    <w:p w:rsidRPr="00E34193" w:rsidR="00E34193" w:rsidP="00E34193" w:rsidRDefault="00E34193" w14:paraId="0E0B9F83" w14:textId="77777777">
      <w:pPr>
        <w:spacing w:after="160" w:line="278" w:lineRule="auto"/>
      </w:pPr>
      <w:r w:rsidRPr="00E34193">
        <w:t>Goals – To use application effectively for learning due to poor class learning, manage reports on his classes, More interaction with tutor. </w:t>
      </w:r>
    </w:p>
    <w:p w:rsidRPr="00E34193" w:rsidR="00E34193" w:rsidP="00E34193" w:rsidRDefault="00E34193" w14:paraId="6EF32566" w14:textId="77777777">
      <w:pPr>
        <w:spacing w:after="160" w:line="278" w:lineRule="auto"/>
      </w:pPr>
      <w:r w:rsidRPr="00E34193">
        <w:t>Challenges – Low vision, Poor accessibility to join online classes due to application only on desktop and laptop </w:t>
      </w:r>
    </w:p>
    <w:p w:rsidRPr="00E34193" w:rsidR="00E34193" w:rsidP="00E34193" w:rsidRDefault="00E34193" w14:paraId="00EEBED5" w14:textId="40D4E960">
      <w:pPr>
        <w:spacing w:after="160" w:line="278" w:lineRule="auto"/>
      </w:pPr>
      <w:r w:rsidRPr="00E34193">
        <w:t xml:space="preserve">Devices used – Phone But current operating system </w:t>
      </w:r>
      <w:r w:rsidRPr="00E34193" w:rsidR="00EA5537">
        <w:t>isn’t</w:t>
      </w:r>
      <w:r w:rsidRPr="00E34193">
        <w:t xml:space="preserve"> compatible with application </w:t>
      </w:r>
    </w:p>
    <w:p w:rsidRPr="00E34193" w:rsidR="00E34193" w:rsidP="00E34193" w:rsidRDefault="00E34193" w14:paraId="621B9FC2" w14:textId="179C0115">
      <w:pPr>
        <w:spacing w:after="160" w:line="278" w:lineRule="auto"/>
      </w:pPr>
      <w:r w:rsidRPr="00E34193">
        <w:t xml:space="preserve">Accessibility needs – </w:t>
      </w:r>
      <w:r w:rsidRPr="00E34193" w:rsidR="00EA5537">
        <w:t>Provision</w:t>
      </w:r>
      <w:r w:rsidRPr="00E34193">
        <w:t xml:space="preserve"> of E-Books for learning  </w:t>
      </w:r>
    </w:p>
    <w:p w:rsidRPr="00E34193" w:rsidR="00E34193" w:rsidP="00E34193" w:rsidRDefault="00E34193" w14:paraId="58CCC006" w14:textId="77777777">
      <w:pPr>
        <w:spacing w:after="160" w:line="278" w:lineRule="auto"/>
      </w:pPr>
      <w:r w:rsidRPr="00E34193">
        <w:t>Quote - “The application is poor for my liking” </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50"/>
        <w:gridCol w:w="1380"/>
        <w:gridCol w:w="1515"/>
        <w:gridCol w:w="2160"/>
        <w:gridCol w:w="1485"/>
        <w:gridCol w:w="1695"/>
      </w:tblGrid>
      <w:tr w:rsidRPr="00E34193" w:rsidR="00E34193" w:rsidTr="00E34193" w14:paraId="60630788"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1EF96B9" w14:textId="77777777">
            <w:pPr>
              <w:spacing w:after="160" w:line="278" w:lineRule="auto"/>
            </w:pPr>
            <w:r w:rsidRPr="00E34193">
              <w:t>Step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F760A4E" w14:textId="77777777">
            <w:pPr>
              <w:spacing w:after="160" w:line="278" w:lineRule="auto"/>
            </w:pPr>
            <w:r w:rsidRPr="00E34193">
              <w:t>Action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E7616AD" w14:textId="77777777">
            <w:pPr>
              <w:spacing w:after="160" w:line="278" w:lineRule="auto"/>
            </w:pPr>
            <w:r w:rsidRPr="00E34193">
              <w:t>Touchpoint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3509122" w14:textId="77777777">
            <w:pPr>
              <w:spacing w:after="160" w:line="278" w:lineRule="auto"/>
            </w:pPr>
            <w:r w:rsidRPr="00E34193">
              <w:t>Thoughts/Feelings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4DCBE96" w14:textId="77777777">
            <w:pPr>
              <w:spacing w:after="160" w:line="278" w:lineRule="auto"/>
            </w:pPr>
            <w:r w:rsidRPr="00E34193">
              <w:t>Pain Points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3885649" w14:textId="77777777">
            <w:pPr>
              <w:spacing w:after="160" w:line="278" w:lineRule="auto"/>
            </w:pPr>
            <w:r w:rsidRPr="00E34193">
              <w:t>Opportunities </w:t>
            </w:r>
          </w:p>
        </w:tc>
      </w:tr>
      <w:tr w:rsidRPr="00E34193" w:rsidR="00E34193" w:rsidTr="00E34193" w14:paraId="05442301"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224E484" w14:textId="77777777">
            <w:pPr>
              <w:spacing w:after="160" w:line="278" w:lineRule="auto"/>
            </w:pPr>
            <w:r w:rsidRPr="00E34193">
              <w:t>1 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C5F7C4F" w14:textId="77777777">
            <w:pPr>
              <w:spacing w:after="160" w:line="278" w:lineRule="auto"/>
            </w:pPr>
            <w:r w:rsidRPr="00E34193">
              <w:t>Login on current OS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630D32B" w14:textId="77777777">
            <w:pPr>
              <w:spacing w:after="160" w:line="278" w:lineRule="auto"/>
            </w:pPr>
            <w:r w:rsidRPr="00E34193">
              <w:t>Login Page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3A21E4D3" w14:textId="77777777">
            <w:pPr>
              <w:spacing w:after="160" w:line="278" w:lineRule="auto"/>
            </w:pPr>
            <w:r w:rsidRPr="00E34193">
              <w:t>I hope I can login on my phone it will make it much easier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1544214" w14:textId="77777777">
            <w:pPr>
              <w:spacing w:after="160" w:line="278" w:lineRule="auto"/>
            </w:pPr>
            <w:r w:rsidRPr="00E34193">
              <w:t>Current phone will not work with site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877C16C" w14:textId="77777777">
            <w:pPr>
              <w:spacing w:after="160" w:line="278" w:lineRule="auto"/>
            </w:pPr>
            <w:r w:rsidRPr="00E34193">
              <w:t>Make application usable with multiple different OS and different quality devices  </w:t>
            </w:r>
          </w:p>
        </w:tc>
      </w:tr>
      <w:tr w:rsidRPr="00E34193" w:rsidR="00E34193" w:rsidTr="00E34193" w14:paraId="3BD14BE6"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1FF9DE1" w14:textId="77777777">
            <w:pPr>
              <w:spacing w:after="160" w:line="278" w:lineRule="auto"/>
            </w:pPr>
            <w:r w:rsidRPr="00E34193">
              <w:t>2 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6588346" w14:textId="77777777">
            <w:pPr>
              <w:spacing w:after="160" w:line="278" w:lineRule="auto"/>
            </w:pPr>
            <w:r w:rsidRPr="00E34193">
              <w:t>Navigate the app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CB0F9A8" w14:textId="77777777">
            <w:pPr>
              <w:spacing w:after="160" w:line="278" w:lineRule="auto"/>
            </w:pPr>
            <w:r w:rsidRPr="00E34193">
              <w:t>Home Page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C668B14" w14:textId="77777777">
            <w:pPr>
              <w:spacing w:after="160" w:line="278" w:lineRule="auto"/>
            </w:pPr>
            <w:r w:rsidRPr="00E34193">
              <w:t>I can't see clearly so I hope the app is accessible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4F27194" w14:textId="77777777">
            <w:pPr>
              <w:spacing w:after="160" w:line="278" w:lineRule="auto"/>
            </w:pPr>
            <w:r w:rsidRPr="00E34193">
              <w:t>The apps colour scheme is not suitable for people with bad vision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3FC2982" w14:textId="77777777">
            <w:pPr>
              <w:spacing w:after="160" w:line="278" w:lineRule="auto"/>
            </w:pPr>
            <w:r w:rsidRPr="00E34193">
              <w:t>Give users accessibility settings and make sure the base app has a good clear colour scheme </w:t>
            </w:r>
          </w:p>
        </w:tc>
      </w:tr>
      <w:tr w:rsidRPr="00E34193" w:rsidR="00E34193" w:rsidTr="00E34193" w14:paraId="63B093FA"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7599111" w14:textId="77777777">
            <w:pPr>
              <w:spacing w:after="160" w:line="278" w:lineRule="auto"/>
            </w:pPr>
            <w:r w:rsidRPr="00E34193">
              <w:t>3 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21F2332" w14:textId="77777777">
            <w:pPr>
              <w:spacing w:after="160" w:line="278" w:lineRule="auto"/>
            </w:pPr>
            <w:r w:rsidRPr="00E34193">
              <w:t>Wants o to join a class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2F963631" w14:textId="77777777">
            <w:pPr>
              <w:spacing w:after="160" w:line="278" w:lineRule="auto"/>
            </w:pPr>
            <w:r w:rsidRPr="00E34193">
              <w:t>Classes page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30A9C78C" w14:textId="77777777">
            <w:pPr>
              <w:spacing w:after="160" w:line="278" w:lineRule="auto"/>
            </w:pPr>
            <w:r w:rsidRPr="00E34193">
              <w:t>I hope I can join the class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7C592637" w14:textId="77777777">
            <w:pPr>
              <w:spacing w:after="160" w:line="278" w:lineRule="auto"/>
            </w:pPr>
            <w:r w:rsidRPr="00E34193">
              <w:t>Can only join classes on Desktop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31BFC74" w14:textId="77777777">
            <w:pPr>
              <w:spacing w:after="160" w:line="278" w:lineRule="auto"/>
            </w:pPr>
            <w:r w:rsidRPr="00E34193">
              <w:t>Allow users to be able to join classes on their phones  </w:t>
            </w:r>
          </w:p>
        </w:tc>
      </w:tr>
      <w:tr w:rsidRPr="00E34193" w:rsidR="00E34193" w:rsidTr="00E34193" w14:paraId="1BCD5D83"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829D39D" w14:textId="77777777">
            <w:pPr>
              <w:spacing w:after="160" w:line="278" w:lineRule="auto"/>
            </w:pPr>
            <w:r w:rsidRPr="00E34193">
              <w:t>4 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47A7E6D5" w14:textId="77777777">
            <w:pPr>
              <w:spacing w:after="160" w:line="278" w:lineRule="auto"/>
            </w:pPr>
            <w:r w:rsidRPr="00E34193">
              <w:t>Interact with his tutor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F4F4715" w14:textId="77777777">
            <w:pPr>
              <w:spacing w:after="160" w:line="278" w:lineRule="auto"/>
            </w:pPr>
            <w:r w:rsidRPr="00E34193">
              <w:t>Messaging page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6F66B1F7" w14:textId="77777777">
            <w:pPr>
              <w:spacing w:after="160" w:line="278" w:lineRule="auto"/>
            </w:pPr>
            <w:r w:rsidRPr="00E34193">
              <w:t>I hope I can message my tutor to ask for advice/help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1C6398E" w14:textId="77777777">
            <w:pPr>
              <w:spacing w:after="160" w:line="278" w:lineRule="auto"/>
            </w:pPr>
            <w:r w:rsidRPr="00E34193">
              <w:t>Messaging system is not clearly defined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3C9ADAEC" w14:textId="77777777">
            <w:pPr>
              <w:spacing w:after="160" w:line="278" w:lineRule="auto"/>
            </w:pPr>
            <w:r w:rsidRPr="00E34193">
              <w:t>Make the messaging system accessible </w:t>
            </w:r>
          </w:p>
        </w:tc>
      </w:tr>
      <w:tr w:rsidRPr="00E34193" w:rsidR="00E34193" w:rsidTr="00E34193" w14:paraId="250272D9" w14:textId="77777777">
        <w:trPr>
          <w:trHeight w:val="300"/>
        </w:trPr>
        <w:tc>
          <w:tcPr>
            <w:tcW w:w="75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308932E6" w14:textId="77777777">
            <w:pPr>
              <w:spacing w:after="160" w:line="278" w:lineRule="auto"/>
            </w:pPr>
            <w:r w:rsidRPr="00E34193">
              <w:t>5 </w:t>
            </w:r>
          </w:p>
        </w:tc>
        <w:tc>
          <w:tcPr>
            <w:tcW w:w="138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A725FE6" w14:textId="77777777">
            <w:pPr>
              <w:spacing w:after="160" w:line="278" w:lineRule="auto"/>
            </w:pPr>
            <w:r w:rsidRPr="00E34193">
              <w:t>See reports of his classes  </w:t>
            </w:r>
          </w:p>
        </w:tc>
        <w:tc>
          <w:tcPr>
            <w:tcW w:w="151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30D5B2D4" w14:textId="77777777">
            <w:pPr>
              <w:spacing w:after="160" w:line="278" w:lineRule="auto"/>
            </w:pPr>
            <w:r w:rsidRPr="00E34193">
              <w:t>Feedback page </w:t>
            </w:r>
          </w:p>
        </w:tc>
        <w:tc>
          <w:tcPr>
            <w:tcW w:w="2160"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113A324E" w14:textId="77777777">
            <w:pPr>
              <w:spacing w:after="160" w:line="278" w:lineRule="auto"/>
            </w:pPr>
            <w:r w:rsidRPr="00E34193">
              <w:t>I hope I can see how I'm doing </w:t>
            </w:r>
          </w:p>
        </w:tc>
        <w:tc>
          <w:tcPr>
            <w:tcW w:w="148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00A89229" w14:textId="77777777">
            <w:pPr>
              <w:spacing w:after="160" w:line="278" w:lineRule="auto"/>
            </w:pPr>
            <w:r w:rsidRPr="00E34193">
              <w:t>The report page is not easy to get to and understand  </w:t>
            </w:r>
          </w:p>
        </w:tc>
        <w:tc>
          <w:tcPr>
            <w:tcW w:w="1695" w:type="dxa"/>
            <w:tcBorders>
              <w:top w:val="single" w:color="000000" w:sz="6" w:space="0"/>
              <w:left w:val="single" w:color="000000" w:sz="6" w:space="0"/>
              <w:bottom w:val="single" w:color="000000" w:sz="6" w:space="0"/>
              <w:right w:val="single" w:color="000000" w:sz="6" w:space="0"/>
            </w:tcBorders>
            <w:hideMark/>
          </w:tcPr>
          <w:p w:rsidRPr="00E34193" w:rsidR="00E34193" w:rsidP="00E34193" w:rsidRDefault="00E34193" w14:paraId="5DFBEEBB" w14:textId="77777777">
            <w:pPr>
              <w:spacing w:after="160" w:line="278" w:lineRule="auto"/>
            </w:pPr>
            <w:r w:rsidRPr="00E34193">
              <w:t>Give the report system a clearly defined button and make it much easier to understand  </w:t>
            </w:r>
          </w:p>
        </w:tc>
      </w:tr>
    </w:tbl>
    <w:p w:rsidRPr="00E34193" w:rsidR="00E34193" w:rsidP="00E34193" w:rsidRDefault="00E34193" w14:paraId="77E15989" w14:textId="2547FFD6">
      <w:pPr>
        <w:spacing w:after="160" w:line="278" w:lineRule="auto"/>
      </w:pPr>
      <w:r w:rsidRPr="00E34193">
        <w:t> </w:t>
      </w:r>
    </w:p>
    <w:p w:rsidRPr="00E34193" w:rsidR="00E34193" w:rsidP="00E34193" w:rsidRDefault="00E34193" w14:paraId="1B34E478" w14:textId="77777777">
      <w:pPr>
        <w:spacing w:after="160" w:line="278" w:lineRule="auto"/>
      </w:pPr>
      <w:r w:rsidRPr="00E34193">
        <w:t>Name: Sam Sung </w:t>
      </w:r>
    </w:p>
    <w:p w:rsidRPr="00E34193" w:rsidR="00E34193" w:rsidP="00E34193" w:rsidRDefault="00E34193" w14:paraId="572D8145" w14:textId="77777777">
      <w:pPr>
        <w:spacing w:after="160" w:line="278" w:lineRule="auto"/>
      </w:pPr>
      <w:r w:rsidRPr="00E34193">
        <w:t>Age: 14 </w:t>
      </w:r>
    </w:p>
    <w:p w:rsidRPr="00E34193" w:rsidR="00E34193" w:rsidP="00E34193" w:rsidRDefault="00E34193" w14:paraId="07C51E52" w14:textId="77777777">
      <w:pPr>
        <w:spacing w:after="160" w:line="278" w:lineRule="auto"/>
      </w:pPr>
      <w:r w:rsidRPr="00E34193">
        <w:t>Role: Student </w:t>
      </w:r>
    </w:p>
    <w:p w:rsidRPr="00E34193" w:rsidR="00E34193" w:rsidP="00E34193" w:rsidRDefault="00E34193" w14:paraId="3028D2A2" w14:textId="77777777">
      <w:pPr>
        <w:spacing w:after="160" w:line="278" w:lineRule="auto"/>
      </w:pPr>
      <w:r w:rsidRPr="00E34193">
        <w:t>Goals: To use application for effective learning </w:t>
      </w:r>
    </w:p>
    <w:p w:rsidRPr="00E34193" w:rsidR="00E34193" w:rsidP="00E34193" w:rsidRDefault="00E34193" w14:paraId="29255616" w14:textId="77777777">
      <w:pPr>
        <w:spacing w:after="160" w:line="278" w:lineRule="auto"/>
      </w:pPr>
      <w:r w:rsidRPr="00E34193">
        <w:t>Challenges: English is not his first language (Foreign Student) </w:t>
      </w:r>
    </w:p>
    <w:p w:rsidRPr="00E34193" w:rsidR="00E34193" w:rsidP="00E34193" w:rsidRDefault="00E34193" w14:paraId="18645D8A" w14:textId="77777777">
      <w:pPr>
        <w:spacing w:after="160" w:line="278" w:lineRule="auto"/>
      </w:pPr>
      <w:r w:rsidRPr="00E34193">
        <w:t>Device used: Phone/Computer/Laptop/Tablet </w:t>
      </w:r>
    </w:p>
    <w:p w:rsidRPr="00E34193" w:rsidR="00E34193" w:rsidP="00E34193" w:rsidRDefault="00E34193" w14:paraId="5D653EEA" w14:textId="77777777">
      <w:pPr>
        <w:spacing w:after="160" w:line="278" w:lineRule="auto"/>
      </w:pPr>
      <w:r w:rsidRPr="00E34193">
        <w:t>Accessibility needs: Translation of current to user setting to meet user preferences </w:t>
      </w:r>
    </w:p>
    <w:p w:rsidRPr="00E34193" w:rsidR="00E34193" w:rsidP="00E34193" w:rsidRDefault="00E34193" w14:paraId="102B714D" w14:textId="485B987D">
      <w:pPr>
        <w:spacing w:after="160" w:line="278" w:lineRule="auto"/>
      </w:pPr>
      <w:r w:rsidRPr="00E34193">
        <w:t xml:space="preserve">Quote: </w:t>
      </w:r>
      <w:r w:rsidRPr="00E34193">
        <w:rPr>
          <w:rFonts w:hint="eastAsia" w:ascii="MS Gothic" w:hAnsi="MS Gothic" w:eastAsia="MS Gothic" w:cs="MS Gothic"/>
        </w:rPr>
        <w:t>由于英</w:t>
      </w:r>
      <w:r w:rsidRPr="00E34193">
        <w:rPr>
          <w:rFonts w:hint="eastAsia" w:ascii="Microsoft JhengHei" w:hAnsi="Microsoft JhengHei" w:eastAsia="Microsoft JhengHei" w:cs="Microsoft JhengHei"/>
        </w:rPr>
        <w:t>语不是我的母语，所以使用这个系统有点困难，但我还是希望这个应用程序能帮助我教英语</w:t>
      </w:r>
      <w:r w:rsidRPr="00E34193">
        <w:t xml:space="preserve"> Translated </w:t>
      </w:r>
      <w:r w:rsidRPr="00E34193">
        <w:rPr>
          <w:rFonts w:hint="eastAsia" w:ascii="MS Gothic" w:hAnsi="MS Gothic" w:eastAsia="MS Gothic" w:cs="MS Gothic"/>
        </w:rPr>
        <w:t>（</w:t>
      </w:r>
      <w:r w:rsidRPr="00E34193">
        <w:t xml:space="preserve">It is hard to navigate through the system since </w:t>
      </w:r>
      <w:r w:rsidRPr="00E34193" w:rsidR="00EA5537">
        <w:t>English</w:t>
      </w:r>
      <w:r w:rsidRPr="00E34193">
        <w:t xml:space="preserve"> is not my first </w:t>
      </w:r>
      <w:r w:rsidRPr="00E34193" w:rsidR="00654395">
        <w:t>language,</w:t>
      </w:r>
      <w:r w:rsidRPr="00E34193">
        <w:t xml:space="preserve"> but I would also prefer the application to teach </w:t>
      </w:r>
      <w:r w:rsidRPr="00E34193" w:rsidR="00EA5537">
        <w:t>English</w:t>
      </w:r>
      <w:r w:rsidRPr="00E34193">
        <w:rPr>
          <w:rFonts w:hint="eastAsia" w:ascii="MS Gothic" w:hAnsi="MS Gothic" w:eastAsia="MS Gothic" w:cs="MS Gothic"/>
        </w:rPr>
        <w:t>）</w:t>
      </w:r>
      <w:r w:rsidRPr="00E34193">
        <w:t> </w:t>
      </w:r>
    </w:p>
    <w:p w:rsidRPr="00E34193" w:rsidR="00E34193" w:rsidP="00E34193" w:rsidRDefault="00E34193" w14:paraId="6DA645BA" w14:textId="77777777">
      <w:pPr>
        <w:spacing w:after="160" w:line="278" w:lineRule="auto"/>
      </w:pPr>
      <w:r w:rsidRPr="00E34193">
        <w:t> </w:t>
      </w:r>
    </w:p>
    <w:p w:rsidRPr="00E34193" w:rsidR="00E34193" w:rsidP="00E34193" w:rsidRDefault="00E34193" w14:paraId="069B6173" w14:textId="77777777"/>
    <w:p w:rsidR="00E34193" w:rsidP="00E34193" w:rsidRDefault="00402426" w14:paraId="797DFA28" w14:textId="4611D668">
      <w:pPr>
        <w:pStyle w:val="Heading1"/>
      </w:pPr>
      <w:r>
        <w:br w:type="page"/>
      </w:r>
      <w:r w:rsidR="001815C7">
        <w:t>Accessibility Checklist</w:t>
      </w:r>
    </w:p>
    <w:p w:rsidRPr="001815C7" w:rsidR="001815C7" w:rsidP="001815C7" w:rsidRDefault="001815C7" w14:paraId="2B3B99A2" w14:textId="77777777">
      <w:pPr>
        <w:spacing w:after="160" w:line="278" w:lineRule="auto"/>
      </w:pPr>
      <w:r w:rsidRPr="001815C7">
        <w:t>Accessibility: Give users a colour-blind mode </w:t>
      </w:r>
    </w:p>
    <w:p w:rsidRPr="001815C7" w:rsidR="001815C7" w:rsidP="001815C7" w:rsidRDefault="001815C7" w14:paraId="2881AA01" w14:textId="77777777">
      <w:pPr>
        <w:spacing w:after="160" w:line="278" w:lineRule="auto"/>
      </w:pPr>
      <w:r w:rsidRPr="001815C7">
        <w:t>How it Supports the user: It allows users who are colourblind to still see the app in a suitable way so they can use it the same as anyone else </w:t>
      </w:r>
    </w:p>
    <w:p w:rsidRPr="001815C7" w:rsidR="001815C7" w:rsidP="001815C7" w:rsidRDefault="001815C7" w14:paraId="1163AD27" w14:textId="77777777">
      <w:pPr>
        <w:spacing w:after="160" w:line="278" w:lineRule="auto"/>
      </w:pPr>
      <w:r w:rsidRPr="001815C7">
        <w:t>How it can be implemented: Will allow the user to choose the type of colour-blind mode they want to use </w:t>
      </w:r>
    </w:p>
    <w:p w:rsidRPr="001815C7" w:rsidR="001815C7" w:rsidP="001815C7" w:rsidRDefault="001815C7" w14:paraId="37F65AE7" w14:textId="77777777">
      <w:pPr>
        <w:spacing w:after="160" w:line="278" w:lineRule="auto"/>
      </w:pPr>
      <w:r w:rsidRPr="001815C7">
        <w:t>What happens if it's not included: People who are colour blind will not either be able to properly use our app or will have a bad experience.  </w:t>
      </w:r>
    </w:p>
    <w:p w:rsidRPr="001815C7" w:rsidR="001815C7" w:rsidP="001815C7" w:rsidRDefault="001815C7" w14:paraId="010A306E" w14:textId="77777777">
      <w:pPr>
        <w:spacing w:after="160" w:line="278" w:lineRule="auto"/>
      </w:pPr>
      <w:r w:rsidRPr="001815C7">
        <w:t> </w:t>
      </w:r>
    </w:p>
    <w:p w:rsidRPr="001815C7" w:rsidR="001815C7" w:rsidP="001815C7" w:rsidRDefault="001815C7" w14:paraId="7EF09DA3" w14:textId="77777777">
      <w:pPr>
        <w:spacing w:after="160" w:line="278" w:lineRule="auto"/>
      </w:pPr>
      <w:r w:rsidRPr="001815C7">
        <w:t>Accessibility: Keyboard accessibility </w:t>
      </w:r>
    </w:p>
    <w:p w:rsidRPr="001815C7" w:rsidR="001815C7" w:rsidP="001815C7" w:rsidRDefault="001815C7" w14:paraId="6FDC6076" w14:textId="77777777">
      <w:pPr>
        <w:spacing w:after="160" w:line="278" w:lineRule="auto"/>
      </w:pPr>
      <w:r w:rsidRPr="001815C7">
        <w:t>How it Supports the user:  Allows user to insert to transition from touchscreens to keyboard to tab trough the page </w:t>
      </w:r>
    </w:p>
    <w:p w:rsidRPr="001815C7" w:rsidR="001815C7" w:rsidP="001815C7" w:rsidRDefault="001815C7" w14:paraId="746D89F9" w14:textId="77777777">
      <w:pPr>
        <w:spacing w:after="160" w:line="278" w:lineRule="auto"/>
      </w:pPr>
      <w:r w:rsidRPr="001815C7">
        <w:t>How it can be implemented: Addition of semantic pseudo classes such as hover, focus, focus-visible, focus within on the CSS which highlight the elements or portion of the page you are focusing on. </w:t>
      </w:r>
    </w:p>
    <w:p w:rsidRPr="001815C7" w:rsidR="001815C7" w:rsidP="001815C7" w:rsidRDefault="001815C7" w14:paraId="29530015" w14:textId="5F0D19C4">
      <w:pPr>
        <w:spacing w:after="160" w:line="278" w:lineRule="auto"/>
      </w:pPr>
      <w:r w:rsidRPr="001815C7">
        <w:t xml:space="preserve">What happens if not included: it </w:t>
      </w:r>
      <w:r w:rsidR="6C98290E">
        <w:t>prevents</w:t>
      </w:r>
      <w:r w:rsidRPr="001815C7">
        <w:t xml:space="preserve"> user which prefer to use keyboard over touchscreen to navigate through your webpage </w:t>
      </w:r>
    </w:p>
    <w:p w:rsidRPr="001815C7" w:rsidR="001815C7" w:rsidP="001815C7" w:rsidRDefault="001815C7" w14:paraId="7036EB62" w14:textId="77777777">
      <w:pPr>
        <w:spacing w:after="160" w:line="278" w:lineRule="auto"/>
      </w:pPr>
      <w:r w:rsidRPr="001815C7">
        <w:t> </w:t>
      </w:r>
    </w:p>
    <w:p w:rsidRPr="001815C7" w:rsidR="001815C7" w:rsidP="001815C7" w:rsidRDefault="001815C7" w14:paraId="05F112EE" w14:textId="77777777">
      <w:pPr>
        <w:spacing w:after="160" w:line="278" w:lineRule="auto"/>
      </w:pPr>
      <w:r w:rsidRPr="001815C7">
        <w:t>Accessibility: Screen Reader </w:t>
      </w:r>
    </w:p>
    <w:p w:rsidRPr="001815C7" w:rsidR="001815C7" w:rsidP="001815C7" w:rsidRDefault="001815C7" w14:paraId="0C6FDF8C" w14:textId="77777777">
      <w:pPr>
        <w:spacing w:after="160" w:line="278" w:lineRule="auto"/>
      </w:pPr>
      <w:r w:rsidRPr="001815C7">
        <w:t>How it Supports the user: It allows people who can’t see well or have difficulty reading to understand and use our app </w:t>
      </w:r>
    </w:p>
    <w:p w:rsidRPr="001815C7" w:rsidR="001815C7" w:rsidP="001815C7" w:rsidRDefault="001815C7" w14:paraId="3ADFC258" w14:textId="77777777">
      <w:pPr>
        <w:spacing w:after="160" w:line="278" w:lineRule="auto"/>
      </w:pPr>
      <w:r w:rsidRPr="001815C7">
        <w:t>How it can be implemented: Add descriptive alt attributes to all images </w:t>
      </w:r>
    </w:p>
    <w:p w:rsidRPr="001815C7" w:rsidR="001815C7" w:rsidP="001815C7" w:rsidRDefault="001815C7" w14:paraId="77ACA8BE" w14:textId="27BFE75C">
      <w:pPr>
        <w:spacing w:after="160" w:line="278" w:lineRule="auto"/>
      </w:pPr>
      <w:r w:rsidRPr="001815C7">
        <w:t>What happens if it's not included: Users who use screen readers will not be able to use our app</w:t>
      </w:r>
      <w:r w:rsidR="70D8171A">
        <w:t>.</w:t>
      </w:r>
      <w:r w:rsidRPr="001815C7">
        <w:t> </w:t>
      </w:r>
    </w:p>
    <w:p w:rsidRPr="001815C7" w:rsidR="001815C7" w:rsidP="001815C7" w:rsidRDefault="001815C7" w14:paraId="35D27D41" w14:textId="77777777">
      <w:pPr>
        <w:spacing w:after="160" w:line="278" w:lineRule="auto"/>
      </w:pPr>
      <w:r w:rsidRPr="001815C7">
        <w:t>Accessibility: Built in Magnifier </w:t>
      </w:r>
    </w:p>
    <w:p w:rsidRPr="001815C7" w:rsidR="001815C7" w:rsidP="001815C7" w:rsidRDefault="001815C7" w14:paraId="671C06BF" w14:textId="77777777">
      <w:pPr>
        <w:spacing w:after="160" w:line="278" w:lineRule="auto"/>
      </w:pPr>
      <w:r w:rsidRPr="001815C7">
        <w:t>How it Supports the user: It allows user to enlarge elements of the page such as images, fonts and text </w:t>
      </w:r>
    </w:p>
    <w:p w:rsidRPr="001815C7" w:rsidR="001815C7" w:rsidP="001815C7" w:rsidRDefault="001815C7" w14:paraId="393BA8F3" w14:textId="77777777">
      <w:pPr>
        <w:spacing w:after="160" w:line="278" w:lineRule="auto"/>
      </w:pPr>
      <w:r w:rsidRPr="001815C7">
        <w:t>How it can be implemented: Could implement a shortcut tool for the page using JavaScript to provide the magnifier </w:t>
      </w:r>
    </w:p>
    <w:p w:rsidRPr="001815C7" w:rsidR="001815C7" w:rsidP="001815C7" w:rsidRDefault="001815C7" w14:paraId="40CD4AC5" w14:textId="77777777">
      <w:pPr>
        <w:spacing w:after="160" w:line="278" w:lineRule="auto"/>
      </w:pPr>
      <w:r w:rsidRPr="001815C7">
        <w:t>What happens Text and images might be blurry to the user if not added </w:t>
      </w:r>
    </w:p>
    <w:p w:rsidRPr="001815C7" w:rsidR="001815C7" w:rsidP="001815C7" w:rsidRDefault="001815C7" w14:paraId="1EBA2EE7" w14:textId="77777777">
      <w:pPr>
        <w:spacing w:after="160" w:line="278" w:lineRule="auto"/>
      </w:pPr>
      <w:r w:rsidRPr="001815C7">
        <w:t> </w:t>
      </w:r>
    </w:p>
    <w:p w:rsidRPr="001815C7" w:rsidR="001815C7" w:rsidP="001815C7" w:rsidRDefault="001815C7" w14:paraId="67A60465" w14:textId="77777777">
      <w:pPr>
        <w:spacing w:after="160" w:line="278" w:lineRule="auto"/>
      </w:pPr>
      <w:r w:rsidRPr="001815C7">
        <w:t>Accessibility: Video Translation/Subtitles </w:t>
      </w:r>
    </w:p>
    <w:p w:rsidRPr="001815C7" w:rsidR="001815C7" w:rsidP="001815C7" w:rsidRDefault="001815C7" w14:paraId="67038489" w14:textId="77777777">
      <w:pPr>
        <w:spacing w:after="160" w:line="278" w:lineRule="auto"/>
      </w:pPr>
      <w:r w:rsidRPr="001815C7">
        <w:t>How it Supports the user: If users cannot hear then they will be able to turn on subtitles and see what the video is saying, and they will be able to click a button where the user can video transcript  </w:t>
      </w:r>
    </w:p>
    <w:p w:rsidRPr="001815C7" w:rsidR="001815C7" w:rsidP="001815C7" w:rsidRDefault="001815C7" w14:paraId="0D00608D" w14:textId="77777777">
      <w:pPr>
        <w:spacing w:after="160" w:line="278" w:lineRule="auto"/>
      </w:pPr>
      <w:r w:rsidRPr="001815C7">
        <w:t>How it can be implemented: convert spoken audio into written text, translating the text and synchronising it with the video footage </w:t>
      </w:r>
    </w:p>
    <w:p w:rsidRPr="001815C7" w:rsidR="001815C7" w:rsidP="001815C7" w:rsidRDefault="001815C7" w14:paraId="6284C076" w14:textId="77777777">
      <w:pPr>
        <w:spacing w:after="160" w:line="278" w:lineRule="auto"/>
      </w:pPr>
      <w:r w:rsidRPr="001815C7">
        <w:t>What happens if it's not included: People who are deaf or had difficulty hearing will not be able to fully use our app </w:t>
      </w:r>
    </w:p>
    <w:p w:rsidRPr="001815C7" w:rsidR="001815C7" w:rsidP="001815C7" w:rsidRDefault="001815C7" w14:paraId="19D85466" w14:textId="77777777">
      <w:pPr>
        <w:spacing w:after="160" w:line="278" w:lineRule="auto"/>
      </w:pPr>
      <w:r w:rsidRPr="001815C7">
        <w:t> </w:t>
      </w:r>
    </w:p>
    <w:p w:rsidRPr="001815C7" w:rsidR="001815C7" w:rsidP="001815C7" w:rsidRDefault="001815C7" w14:paraId="1B2A8541" w14:textId="77777777">
      <w:pPr>
        <w:spacing w:after="160" w:line="278" w:lineRule="auto"/>
      </w:pPr>
      <w:r w:rsidRPr="001815C7">
        <w:t>Accessibility: Allow users to change colour of the page </w:t>
      </w:r>
    </w:p>
    <w:p w:rsidRPr="001815C7" w:rsidR="001815C7" w:rsidP="001815C7" w:rsidRDefault="001815C7" w14:paraId="4946CAEE" w14:textId="77777777">
      <w:pPr>
        <w:spacing w:after="160" w:line="278" w:lineRule="auto"/>
      </w:pPr>
      <w:r w:rsidRPr="001815C7">
        <w:t>How it Supports the user: It allows users who may have difficulty seeing on a certain colour change the colour so they can read it properly </w:t>
      </w:r>
    </w:p>
    <w:p w:rsidRPr="001815C7" w:rsidR="001815C7" w:rsidP="001815C7" w:rsidRDefault="001815C7" w14:paraId="3BE3EEC4" w14:textId="77777777">
      <w:pPr>
        <w:spacing w:after="160" w:line="278" w:lineRule="auto"/>
      </w:pPr>
      <w:r w:rsidRPr="001815C7">
        <w:t>How it can be implemented: Give the user an option to change the colour of the text and background </w:t>
      </w:r>
    </w:p>
    <w:p w:rsidRPr="001815C7" w:rsidR="001815C7" w:rsidP="001815C7" w:rsidRDefault="001815C7" w14:paraId="324BBB08" w14:textId="77777777">
      <w:pPr>
        <w:spacing w:after="160" w:line="278" w:lineRule="auto"/>
      </w:pPr>
      <w:r w:rsidRPr="001815C7">
        <w:t>What happens if it's not included: Users who can’t read on certain colours will have difficulty using our apps  </w:t>
      </w:r>
    </w:p>
    <w:p w:rsidRPr="001815C7" w:rsidR="001815C7" w:rsidP="001815C7" w:rsidRDefault="001815C7" w14:paraId="1E52F5FA" w14:textId="77777777">
      <w:pPr>
        <w:spacing w:after="160" w:line="278" w:lineRule="auto"/>
      </w:pPr>
      <w:r w:rsidRPr="001815C7">
        <w:t> </w:t>
      </w:r>
    </w:p>
    <w:p w:rsidRPr="001815C7" w:rsidR="001815C7" w:rsidP="001815C7" w:rsidRDefault="001815C7" w14:paraId="6FB34A04" w14:textId="5A728F4D">
      <w:pPr>
        <w:spacing w:after="160" w:line="278" w:lineRule="auto"/>
      </w:pPr>
      <w:r w:rsidRPr="001815C7">
        <w:t xml:space="preserve">Accessibility: </w:t>
      </w:r>
      <w:r w:rsidRPr="001815C7" w:rsidR="00EA5537">
        <w:t>Addition</w:t>
      </w:r>
      <w:r w:rsidRPr="001815C7">
        <w:t xml:space="preserve"> of width and height to the images. </w:t>
      </w:r>
    </w:p>
    <w:p w:rsidRPr="001815C7" w:rsidR="001815C7" w:rsidP="001815C7" w:rsidRDefault="001815C7" w14:paraId="4C2B5F42" w14:textId="77777777">
      <w:pPr>
        <w:spacing w:after="160" w:line="278" w:lineRule="auto"/>
      </w:pPr>
      <w:r w:rsidRPr="001815C7">
        <w:t>How it Supports the user: It prevents cumulative layout shift </w:t>
      </w:r>
    </w:p>
    <w:p w:rsidRPr="001815C7" w:rsidR="001815C7" w:rsidP="001815C7" w:rsidRDefault="001815C7" w14:paraId="36F23EB8" w14:textId="77777777">
      <w:pPr>
        <w:spacing w:after="160" w:line="278" w:lineRule="auto"/>
      </w:pPr>
      <w:r w:rsidRPr="001815C7">
        <w:t>How it can be implemented: The width and height of an image should be assigned the correct dimension to the on the IMG tag </w:t>
      </w:r>
    </w:p>
    <w:p w:rsidRPr="001815C7" w:rsidR="001815C7" w:rsidP="001815C7" w:rsidRDefault="001815C7" w14:paraId="065CE739" w14:textId="77777777">
      <w:pPr>
        <w:spacing w:after="160" w:line="278" w:lineRule="auto"/>
      </w:pPr>
      <w:r w:rsidRPr="001815C7">
        <w:t>What happens if it's not included: It can lead to accidental clicks of other elements such as buttons or overflow of images in their containers </w:t>
      </w:r>
    </w:p>
    <w:p w:rsidRPr="001815C7" w:rsidR="001815C7" w:rsidP="001815C7" w:rsidRDefault="001815C7" w14:paraId="351F2909" w14:textId="77777777">
      <w:pPr>
        <w:spacing w:after="160" w:line="278" w:lineRule="auto"/>
      </w:pPr>
      <w:r w:rsidRPr="001815C7">
        <w:t> </w:t>
      </w:r>
    </w:p>
    <w:p w:rsidRPr="001815C7" w:rsidR="001815C7" w:rsidP="001815C7" w:rsidRDefault="001815C7" w14:paraId="07760202" w14:textId="77777777">
      <w:pPr>
        <w:spacing w:after="160" w:line="278" w:lineRule="auto"/>
      </w:pPr>
      <w:r w:rsidRPr="001815C7">
        <w:t>Accessibility: Flash notifications </w:t>
      </w:r>
    </w:p>
    <w:p w:rsidRPr="001815C7" w:rsidR="001815C7" w:rsidP="001815C7" w:rsidRDefault="001815C7" w14:paraId="5537C1FE" w14:textId="77777777">
      <w:pPr>
        <w:spacing w:after="160" w:line="278" w:lineRule="auto"/>
      </w:pPr>
      <w:r w:rsidRPr="001815C7">
        <w:t>How it supports the user: Things like subscription to a newsletter from the webpage provide instant updates to user which can be added to an audio reader which can be useful to user with hearing impairments </w:t>
      </w:r>
    </w:p>
    <w:p w:rsidRPr="001815C7" w:rsidR="001815C7" w:rsidP="001815C7" w:rsidRDefault="001815C7" w14:paraId="571A211D" w14:textId="77777777">
      <w:pPr>
        <w:spacing w:after="160" w:line="278" w:lineRule="auto"/>
      </w:pPr>
      <w:r w:rsidRPr="001815C7">
        <w:t>How it can be implemented: Using a push notification service such as Firebase or Cloud messaging </w:t>
      </w:r>
    </w:p>
    <w:p w:rsidRPr="001815C7" w:rsidR="001815C7" w:rsidP="001815C7" w:rsidRDefault="001815C7" w14:paraId="20752855" w14:textId="77777777">
      <w:pPr>
        <w:spacing w:after="160" w:line="278" w:lineRule="auto"/>
      </w:pPr>
      <w:r w:rsidRPr="001815C7">
        <w:t>What happens if it's not included: Users may stop using the app as they don’t know if there is any new content  </w:t>
      </w:r>
    </w:p>
    <w:p w:rsidRPr="001815C7" w:rsidR="001815C7" w:rsidP="001815C7" w:rsidRDefault="001815C7" w14:paraId="52281E63" w14:textId="77777777"/>
    <w:p w:rsidR="00E34193" w:rsidP="00654395" w:rsidRDefault="001815C7" w14:paraId="6FEDE08E" w14:textId="0BF55FF8">
      <w:pPr>
        <w:pStyle w:val="Heading1"/>
      </w:pPr>
      <w:r>
        <w:t>Wireframes</w:t>
      </w:r>
    </w:p>
    <w:p w:rsidR="1F43C27C" w:rsidP="1F43C27C" w:rsidRDefault="1F43C27C" w14:paraId="553C0FEA" w14:textId="5CE1FAAF">
      <w:pPr>
        <w:rPr>
          <w:rFonts w:asciiTheme="majorHAnsi" w:hAnsiTheme="majorHAnsi" w:eastAsiaTheme="majorEastAsia" w:cstheme="majorBidi"/>
          <w:color w:val="0F4761" w:themeColor="accent1" w:themeShade="BF"/>
          <w:sz w:val="40"/>
          <w:szCs w:val="40"/>
        </w:rPr>
      </w:pPr>
    </w:p>
    <w:p w:rsidR="001815C7" w:rsidP="00F929EC" w:rsidRDefault="00D20219" w14:paraId="512E77CF" w14:textId="7FBCD65A">
      <w:pPr>
        <w:shd w:val="clear" w:color="auto" w:fill="FFFFFF" w:themeFill="background1"/>
        <w:rPr>
          <w:rFonts w:asciiTheme="majorHAnsi" w:hAnsiTheme="majorHAnsi" w:eastAsiaTheme="majorEastAsia" w:cstheme="majorBidi"/>
          <w:color w:val="0F4761" w:themeColor="accent1" w:themeShade="BF"/>
          <w:sz w:val="40"/>
          <w:szCs w:val="40"/>
        </w:rPr>
      </w:pPr>
      <w:r w:rsidRPr="00D20219">
        <w:rPr>
          <w:rFonts w:asciiTheme="majorHAnsi" w:hAnsiTheme="majorHAnsi" w:eastAsiaTheme="majorEastAsia" w:cstheme="majorBidi"/>
          <w:noProof/>
          <w:color w:val="0F4761" w:themeColor="accent1" w:themeShade="BF"/>
          <w:sz w:val="40"/>
          <w:szCs w:val="40"/>
        </w:rPr>
        <w:drawing>
          <wp:inline distT="0" distB="0" distL="0" distR="0" wp14:anchorId="124BF163" wp14:editId="0E5F3543">
            <wp:extent cx="5731510" cy="3225165"/>
            <wp:effectExtent l="0" t="0" r="2540" b="0"/>
            <wp:docPr id="1523023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23597" name="Picture 1" descr="A screenshot of a computer&#10;&#10;AI-generated content may be incorrect."/>
                    <pic:cNvPicPr/>
                  </pic:nvPicPr>
                  <pic:blipFill>
                    <a:blip r:embed="rId14"/>
                    <a:stretch>
                      <a:fillRect/>
                    </a:stretch>
                  </pic:blipFill>
                  <pic:spPr>
                    <a:xfrm>
                      <a:off x="0" y="0"/>
                      <a:ext cx="5731510" cy="3225165"/>
                    </a:xfrm>
                    <a:prstGeom prst="rect">
                      <a:avLst/>
                    </a:prstGeom>
                  </pic:spPr>
                </pic:pic>
              </a:graphicData>
            </a:graphic>
          </wp:inline>
        </w:drawing>
      </w:r>
    </w:p>
    <w:tbl>
      <w:tblPr>
        <w:tblStyle w:val="TableGrid"/>
        <w:tblW w:w="0" w:type="auto"/>
        <w:tblLook w:val="04A0" w:firstRow="1" w:lastRow="0" w:firstColumn="1" w:lastColumn="0" w:noHBand="0" w:noVBand="1"/>
      </w:tblPr>
      <w:tblGrid>
        <w:gridCol w:w="425"/>
        <w:gridCol w:w="8591"/>
      </w:tblGrid>
      <w:tr w:rsidRPr="00F929EC" w:rsidR="00F929EC" w:rsidTr="007728AF" w14:paraId="01457D58" w14:textId="77777777">
        <w:tc>
          <w:tcPr>
            <w:tcW w:w="425" w:type="dxa"/>
          </w:tcPr>
          <w:p w:rsidRPr="00F929EC" w:rsidR="008C00CF" w:rsidP="00F929EC" w:rsidRDefault="001A4948" w14:paraId="58EB7320" w14:textId="021674A6">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1</w:t>
            </w:r>
          </w:p>
        </w:tc>
        <w:tc>
          <w:tcPr>
            <w:tcW w:w="8591" w:type="dxa"/>
          </w:tcPr>
          <w:p w:rsidRPr="00F929EC" w:rsidR="008C00CF" w:rsidP="00F929EC" w:rsidRDefault="00EA5537" w14:paraId="5BAC6FAF" w14:textId="3D6DE6EF">
            <w:pPr>
              <w:shd w:val="clear" w:color="auto" w:fill="FFFFFF" w:themeFill="background1"/>
              <w:rPr>
                <w:rFonts w:asciiTheme="majorHAnsi" w:hAnsiTheme="majorHAnsi" w:eastAsiaTheme="majorEastAsia" w:cstheme="majorBidi"/>
              </w:rPr>
            </w:pPr>
            <w:r w:rsidRPr="00EA5537">
              <w:rPr>
                <w:rFonts w:asciiTheme="majorHAnsi" w:hAnsiTheme="majorHAnsi" w:eastAsiaTheme="majorEastAsia" w:cstheme="majorBidi"/>
              </w:rPr>
              <w:t>We have 4 clear icons that stand out and allow the user to easily navigate the dashboard</w:t>
            </w:r>
          </w:p>
        </w:tc>
      </w:tr>
      <w:tr w:rsidRPr="00F929EC" w:rsidR="00F929EC" w:rsidTr="007728AF" w14:paraId="6720F52E" w14:textId="77777777">
        <w:tc>
          <w:tcPr>
            <w:tcW w:w="425" w:type="dxa"/>
          </w:tcPr>
          <w:p w:rsidRPr="00F929EC" w:rsidR="008C00CF" w:rsidP="00F929EC" w:rsidRDefault="001A4948" w14:paraId="61E65A9B" w14:textId="3285A9B2">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2</w:t>
            </w:r>
          </w:p>
        </w:tc>
        <w:tc>
          <w:tcPr>
            <w:tcW w:w="8591" w:type="dxa"/>
          </w:tcPr>
          <w:p w:rsidRPr="00F929EC" w:rsidR="008C00CF" w:rsidP="00F929EC" w:rsidRDefault="00701363" w14:paraId="5D2ECAA5" w14:textId="07726D3E">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We have lots of white space to allow the elements to stand out so the user can see where we want them to go</w:t>
            </w:r>
          </w:p>
        </w:tc>
      </w:tr>
      <w:tr w:rsidRPr="00F929EC" w:rsidR="00F929EC" w:rsidTr="007728AF" w14:paraId="734BC6F5" w14:textId="77777777">
        <w:tc>
          <w:tcPr>
            <w:tcW w:w="425" w:type="dxa"/>
          </w:tcPr>
          <w:p w:rsidRPr="00F929EC" w:rsidR="008C00CF" w:rsidP="00F929EC" w:rsidRDefault="001A4948" w14:paraId="766ACC5C" w14:textId="4CCBDDA5">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3</w:t>
            </w:r>
          </w:p>
        </w:tc>
        <w:tc>
          <w:tcPr>
            <w:tcW w:w="8591" w:type="dxa"/>
          </w:tcPr>
          <w:p w:rsidRPr="00F929EC" w:rsidR="008C00CF" w:rsidP="00F929EC" w:rsidRDefault="00AA0DB1" w14:paraId="7A2EDFC7" w14:textId="5F3EEEFD">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In the top right we have the common conventions such as Home Blog and Contact bar which helps the user feel familiar and allow for easy navigation</w:t>
            </w:r>
          </w:p>
        </w:tc>
      </w:tr>
      <w:tr w:rsidRPr="00F929EC" w:rsidR="00F929EC" w:rsidTr="007728AF" w14:paraId="2F952182" w14:textId="77777777">
        <w:tc>
          <w:tcPr>
            <w:tcW w:w="425" w:type="dxa"/>
          </w:tcPr>
          <w:p w:rsidRPr="00F929EC" w:rsidR="008C00CF" w:rsidP="00F929EC" w:rsidRDefault="001A4948" w14:paraId="3D1C93F9" w14:textId="4402D477">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4</w:t>
            </w:r>
          </w:p>
        </w:tc>
        <w:tc>
          <w:tcPr>
            <w:tcW w:w="8591" w:type="dxa"/>
          </w:tcPr>
          <w:p w:rsidRPr="00F929EC" w:rsidR="008C00CF" w:rsidP="00F929EC" w:rsidRDefault="00650475" w14:paraId="0C6591C0" w14:textId="5649066D">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We have chosen a colour scheme using cooler.io allowing the parts we want to stand out stand out.</w:t>
            </w:r>
          </w:p>
        </w:tc>
      </w:tr>
    </w:tbl>
    <w:p w:rsidRPr="00F929EC" w:rsidR="008C00CF" w:rsidP="00F929EC" w:rsidRDefault="007728AF" w14:paraId="698BF221" w14:textId="350D4B4D">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noProof/>
        </w:rPr>
        <w:drawing>
          <wp:inline distT="0" distB="0" distL="0" distR="0" wp14:anchorId="5A0E8A02" wp14:editId="362DC151">
            <wp:extent cx="5731510" cy="3230245"/>
            <wp:effectExtent l="0" t="0" r="2540" b="8255"/>
            <wp:docPr id="1153824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24246" name="Picture 1" descr="A screenshot of a computer&#10;&#10;AI-generated content may be incorrect."/>
                    <pic:cNvPicPr/>
                  </pic:nvPicPr>
                  <pic:blipFill>
                    <a:blip r:embed="rId15"/>
                    <a:stretch>
                      <a:fillRect/>
                    </a:stretch>
                  </pic:blipFill>
                  <pic:spPr>
                    <a:xfrm>
                      <a:off x="0" y="0"/>
                      <a:ext cx="5731510" cy="3230245"/>
                    </a:xfrm>
                    <a:prstGeom prst="rect">
                      <a:avLst/>
                    </a:prstGeom>
                  </pic:spPr>
                </pic:pic>
              </a:graphicData>
            </a:graphic>
          </wp:inline>
        </w:drawing>
      </w:r>
    </w:p>
    <w:tbl>
      <w:tblPr>
        <w:tblStyle w:val="TableGrid"/>
        <w:tblW w:w="0" w:type="auto"/>
        <w:tblLook w:val="04A0" w:firstRow="1" w:lastRow="0" w:firstColumn="1" w:lastColumn="0" w:noHBand="0" w:noVBand="1"/>
      </w:tblPr>
      <w:tblGrid>
        <w:gridCol w:w="1838"/>
        <w:gridCol w:w="7178"/>
      </w:tblGrid>
      <w:tr w:rsidRPr="00F929EC" w:rsidR="00F929EC" w:rsidTr="007728AF" w14:paraId="24BD3B88" w14:textId="77777777">
        <w:tc>
          <w:tcPr>
            <w:tcW w:w="1838" w:type="dxa"/>
          </w:tcPr>
          <w:p w:rsidRPr="00F929EC" w:rsidR="007728AF" w:rsidP="00F929EC" w:rsidRDefault="007728AF" w14:paraId="33E2EE15" w14:textId="34365C3B">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1</w:t>
            </w:r>
          </w:p>
        </w:tc>
        <w:tc>
          <w:tcPr>
            <w:tcW w:w="7178" w:type="dxa"/>
          </w:tcPr>
          <w:p w:rsidRPr="00F929EC" w:rsidR="007728AF" w:rsidP="00F929EC" w:rsidRDefault="00155A52" w14:paraId="23D45B3F" w14:textId="41102B4C">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 xml:space="preserve">We have a search bar which is the common convention for </w:t>
            </w:r>
            <w:r w:rsidRPr="00F929EC" w:rsidR="00EA5537">
              <w:rPr>
                <w:rFonts w:asciiTheme="majorHAnsi" w:hAnsiTheme="majorHAnsi" w:eastAsiaTheme="majorEastAsia" w:cstheme="majorBidi"/>
              </w:rPr>
              <w:t>these types of pages</w:t>
            </w:r>
            <w:r w:rsidRPr="00F929EC">
              <w:rPr>
                <w:rFonts w:asciiTheme="majorHAnsi" w:hAnsiTheme="majorHAnsi" w:eastAsiaTheme="majorEastAsia" w:cstheme="majorBidi"/>
              </w:rPr>
              <w:t xml:space="preserve"> allowing the page to become more recognisable and allowing the user to navigate it easier </w:t>
            </w:r>
            <w:r w:rsidRPr="00F929EC">
              <w:rPr>
                <w:rFonts w:ascii="Arial" w:hAnsi="Arial" w:cs="Arial" w:eastAsiaTheme="majorEastAsia"/>
              </w:rPr>
              <w:t>​</w:t>
            </w:r>
          </w:p>
        </w:tc>
      </w:tr>
      <w:tr w:rsidRPr="00F929EC" w:rsidR="00F929EC" w:rsidTr="007728AF" w14:paraId="77250A84" w14:textId="77777777">
        <w:tc>
          <w:tcPr>
            <w:tcW w:w="1838" w:type="dxa"/>
          </w:tcPr>
          <w:p w:rsidRPr="00F929EC" w:rsidR="007728AF" w:rsidP="00F929EC" w:rsidRDefault="007728AF" w14:paraId="0AA19A5D" w14:textId="247D1C13">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2</w:t>
            </w:r>
          </w:p>
        </w:tc>
        <w:tc>
          <w:tcPr>
            <w:tcW w:w="7178" w:type="dxa"/>
          </w:tcPr>
          <w:p w:rsidRPr="00F929EC" w:rsidR="007728AF" w:rsidP="00F929EC" w:rsidRDefault="00334CD3" w14:paraId="74AB9FF9" w14:textId="6D4DBC7B">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We will display our search results in boxes which when clicked on will direct the user to the relevant page. This allows us to condense a small amount of info into a block giving the user a basic understanding of what they are clicking on.</w:t>
            </w:r>
          </w:p>
        </w:tc>
      </w:tr>
      <w:tr w:rsidRPr="00F929EC" w:rsidR="00F929EC" w:rsidTr="007728AF" w14:paraId="1D78B6ED" w14:textId="77777777">
        <w:tc>
          <w:tcPr>
            <w:tcW w:w="1838" w:type="dxa"/>
          </w:tcPr>
          <w:p w:rsidRPr="00F929EC" w:rsidR="007728AF" w:rsidP="00F929EC" w:rsidRDefault="007728AF" w14:paraId="63115BEB" w14:textId="6EAADA2B">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3</w:t>
            </w:r>
          </w:p>
        </w:tc>
        <w:tc>
          <w:tcPr>
            <w:tcW w:w="7178" w:type="dxa"/>
          </w:tcPr>
          <w:p w:rsidRPr="00F929EC" w:rsidR="007728AF" w:rsidP="00F929EC" w:rsidRDefault="00A0173F" w14:paraId="2C002ADA" w14:textId="2A9A71AE">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We have very little on the page other than searching this allows the searching function to stand out and direct the user to it. This helps reduce confusion and increases ease of access</w:t>
            </w:r>
          </w:p>
        </w:tc>
      </w:tr>
    </w:tbl>
    <w:p w:rsidRPr="00F929EC" w:rsidR="007728AF" w:rsidP="00F929EC" w:rsidRDefault="00A87289" w14:paraId="795ED1A8" w14:textId="6371BAC6">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noProof/>
        </w:rPr>
        <w:drawing>
          <wp:inline distT="0" distB="0" distL="0" distR="0" wp14:anchorId="1D1729AE" wp14:editId="05901907">
            <wp:extent cx="5731510" cy="3217545"/>
            <wp:effectExtent l="0" t="0" r="2540" b="1905"/>
            <wp:docPr id="1266678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78411" name="Picture 1" descr="A screenshot of a computer&#10;&#10;AI-generated content may be incorrect."/>
                    <pic:cNvPicPr/>
                  </pic:nvPicPr>
                  <pic:blipFill>
                    <a:blip r:embed="rId16"/>
                    <a:stretch>
                      <a:fillRect/>
                    </a:stretch>
                  </pic:blipFill>
                  <pic:spPr>
                    <a:xfrm>
                      <a:off x="0" y="0"/>
                      <a:ext cx="5731510" cy="3217545"/>
                    </a:xfrm>
                    <a:prstGeom prst="rect">
                      <a:avLst/>
                    </a:prstGeom>
                  </pic:spPr>
                </pic:pic>
              </a:graphicData>
            </a:graphic>
          </wp:inline>
        </w:drawing>
      </w:r>
    </w:p>
    <w:tbl>
      <w:tblPr>
        <w:tblStyle w:val="TableGrid"/>
        <w:tblW w:w="0" w:type="auto"/>
        <w:tblLook w:val="04A0" w:firstRow="1" w:lastRow="0" w:firstColumn="1" w:lastColumn="0" w:noHBand="0" w:noVBand="1"/>
      </w:tblPr>
      <w:tblGrid>
        <w:gridCol w:w="1980"/>
        <w:gridCol w:w="7036"/>
      </w:tblGrid>
      <w:tr w:rsidRPr="00F929EC" w:rsidR="00F929EC" w:rsidTr="00857B04" w14:paraId="4DC79D25" w14:textId="77777777">
        <w:tc>
          <w:tcPr>
            <w:tcW w:w="1980" w:type="dxa"/>
            <w:shd w:val="clear" w:color="auto" w:fill="FFFFFF" w:themeFill="background1"/>
          </w:tcPr>
          <w:p w:rsidRPr="00F929EC" w:rsidR="00E71F42" w:rsidP="00F929EC" w:rsidRDefault="00E71F42" w14:paraId="46E3DF1F" w14:textId="3B7F37E4">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1</w:t>
            </w:r>
          </w:p>
        </w:tc>
        <w:tc>
          <w:tcPr>
            <w:tcW w:w="7036" w:type="dxa"/>
            <w:shd w:val="clear" w:color="auto" w:fill="FFFFFF" w:themeFill="background1"/>
          </w:tcPr>
          <w:p w:rsidRPr="00F929EC" w:rsidR="00E71F42" w:rsidP="00F929EC" w:rsidRDefault="0069336A" w14:paraId="2EF37B22" w14:textId="279E3244">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We have used the same input bar for all the 3 inputs so that the users can tell they are connected to one another</w:t>
            </w:r>
            <w:r w:rsidRPr="00F929EC">
              <w:rPr>
                <w:rFonts w:ascii="Arial" w:hAnsi="Arial" w:cs="Arial" w:eastAsiaTheme="majorEastAsia"/>
              </w:rPr>
              <w:t>​</w:t>
            </w:r>
          </w:p>
        </w:tc>
      </w:tr>
      <w:tr w:rsidRPr="00F929EC" w:rsidR="00F929EC" w:rsidTr="00857B04" w14:paraId="464BBEAF" w14:textId="77777777">
        <w:tc>
          <w:tcPr>
            <w:tcW w:w="1980" w:type="dxa"/>
            <w:shd w:val="clear" w:color="auto" w:fill="FFFFFF" w:themeFill="background1"/>
          </w:tcPr>
          <w:p w:rsidRPr="00F929EC" w:rsidR="00E71F42" w:rsidP="00F929EC" w:rsidRDefault="00E71F42" w14:paraId="7DE46D74" w14:textId="1A8FE9CA">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2</w:t>
            </w:r>
          </w:p>
        </w:tc>
        <w:tc>
          <w:tcPr>
            <w:tcW w:w="7036" w:type="dxa"/>
            <w:shd w:val="clear" w:color="auto" w:fill="FFFFFF" w:themeFill="background1"/>
          </w:tcPr>
          <w:p w:rsidRPr="00F929EC" w:rsidR="00E71F42" w:rsidP="00F929EC" w:rsidRDefault="00F46892" w14:paraId="3F47F340" w14:textId="4B4F8E6E">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We have given the user an option to turn on light mode or dark mode. This accessibility option will allow for a better user experience</w:t>
            </w:r>
          </w:p>
        </w:tc>
      </w:tr>
      <w:tr w:rsidRPr="00F929EC" w:rsidR="00F929EC" w:rsidTr="00857B04" w14:paraId="4EAA5DE4" w14:textId="77777777">
        <w:tc>
          <w:tcPr>
            <w:tcW w:w="1980" w:type="dxa"/>
            <w:shd w:val="clear" w:color="auto" w:fill="FFFFFF" w:themeFill="background1"/>
          </w:tcPr>
          <w:p w:rsidRPr="00F929EC" w:rsidR="00E71F42" w:rsidP="00F929EC" w:rsidRDefault="00E71F42" w14:paraId="62DF10A5" w14:textId="1E08BA8F">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3</w:t>
            </w:r>
          </w:p>
        </w:tc>
        <w:tc>
          <w:tcPr>
            <w:tcW w:w="7036" w:type="dxa"/>
            <w:shd w:val="clear" w:color="auto" w:fill="FFFFFF" w:themeFill="background1"/>
          </w:tcPr>
          <w:p w:rsidRPr="00F929EC" w:rsidR="00E71F42" w:rsidP="00F929EC" w:rsidRDefault="00C37DCB" w14:paraId="228E7850" w14:textId="6DAAD52B">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 xml:space="preserve">We have a reset password away from the user info so that the users can </w:t>
            </w:r>
            <w:r w:rsidRPr="00857B04">
              <w:rPr>
                <w:rFonts w:asciiTheme="majorHAnsi" w:hAnsiTheme="majorHAnsi" w:eastAsiaTheme="majorEastAsia" w:cstheme="majorBidi"/>
                <w:shd w:val="clear" w:color="auto" w:fill="FFFFFF" w:themeFill="background1"/>
              </w:rPr>
              <w:t>clearly see where they</w:t>
            </w:r>
            <w:r w:rsidRPr="00F929EC">
              <w:rPr>
                <w:rFonts w:asciiTheme="majorHAnsi" w:hAnsiTheme="majorHAnsi" w:eastAsiaTheme="majorEastAsia" w:cstheme="majorBidi"/>
              </w:rPr>
              <w:t xml:space="preserve"> can reset their password</w:t>
            </w:r>
          </w:p>
        </w:tc>
      </w:tr>
      <w:tr w:rsidRPr="00F929EC" w:rsidR="00F929EC" w:rsidTr="00857B04" w14:paraId="55DFC03C" w14:textId="77777777">
        <w:tc>
          <w:tcPr>
            <w:tcW w:w="1980" w:type="dxa"/>
            <w:shd w:val="clear" w:color="auto" w:fill="FFFFFF" w:themeFill="background1"/>
          </w:tcPr>
          <w:p w:rsidRPr="00F929EC" w:rsidR="00E71F42" w:rsidP="00F929EC" w:rsidRDefault="00E71F42" w14:paraId="78E0E2F2" w14:textId="05E7687C">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4</w:t>
            </w:r>
          </w:p>
        </w:tc>
        <w:tc>
          <w:tcPr>
            <w:tcW w:w="7036" w:type="dxa"/>
            <w:shd w:val="clear" w:color="auto" w:fill="FFFFFF" w:themeFill="background1"/>
          </w:tcPr>
          <w:p w:rsidRPr="00F929EC" w:rsidR="00E71F42" w:rsidP="00F929EC" w:rsidRDefault="00987EC0" w14:paraId="666F4610" w14:textId="63EF428B">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In the top right we have an option where the user can click onto our other page allowing ease of access and a better user experience</w:t>
            </w:r>
          </w:p>
        </w:tc>
      </w:tr>
    </w:tbl>
    <w:p w:rsidRPr="00F929EC" w:rsidR="00E71F42" w:rsidP="00F929EC" w:rsidRDefault="00514326" w14:paraId="03D4DE6E" w14:textId="51D5A877">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noProof/>
        </w:rPr>
        <w:drawing>
          <wp:inline distT="0" distB="0" distL="0" distR="0" wp14:anchorId="0CACCF0D" wp14:editId="6FC24ABA">
            <wp:extent cx="5731510" cy="3037205"/>
            <wp:effectExtent l="0" t="0" r="2540" b="0"/>
            <wp:docPr id="1699881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81453" name="Picture 1" descr="A screenshot of a computer&#10;&#10;AI-generated content may be incorrect."/>
                    <pic:cNvPicPr/>
                  </pic:nvPicPr>
                  <pic:blipFill>
                    <a:blip r:embed="rId17"/>
                    <a:stretch>
                      <a:fillRect/>
                    </a:stretch>
                  </pic:blipFill>
                  <pic:spPr>
                    <a:xfrm>
                      <a:off x="0" y="0"/>
                      <a:ext cx="5731510" cy="3037205"/>
                    </a:xfrm>
                    <a:prstGeom prst="rect">
                      <a:avLst/>
                    </a:prstGeom>
                  </pic:spPr>
                </pic:pic>
              </a:graphicData>
            </a:graphic>
          </wp:inline>
        </w:drawing>
      </w:r>
    </w:p>
    <w:tbl>
      <w:tblPr>
        <w:tblStyle w:val="TableGrid"/>
        <w:tblW w:w="0" w:type="auto"/>
        <w:tblLook w:val="04A0" w:firstRow="1" w:lastRow="0" w:firstColumn="1" w:lastColumn="0" w:noHBand="0" w:noVBand="1"/>
      </w:tblPr>
      <w:tblGrid>
        <w:gridCol w:w="1271"/>
        <w:gridCol w:w="7745"/>
      </w:tblGrid>
      <w:tr w:rsidRPr="00F929EC" w:rsidR="00F929EC" w:rsidTr="00857B04" w14:paraId="0092D163" w14:textId="77777777">
        <w:tc>
          <w:tcPr>
            <w:tcW w:w="1271" w:type="dxa"/>
            <w:shd w:val="clear" w:color="auto" w:fill="FFFFFF" w:themeFill="background1"/>
          </w:tcPr>
          <w:p w:rsidRPr="00F929EC" w:rsidR="00D9155F" w:rsidP="00F929EC" w:rsidRDefault="00D9155F" w14:paraId="2CE5C350" w14:textId="62642F11">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1</w:t>
            </w:r>
          </w:p>
        </w:tc>
        <w:tc>
          <w:tcPr>
            <w:tcW w:w="7745" w:type="dxa"/>
            <w:shd w:val="clear" w:color="auto" w:fill="FFFFFF" w:themeFill="background1"/>
          </w:tcPr>
          <w:p w:rsidRPr="00F929EC" w:rsidR="00D9155F" w:rsidP="00F929EC" w:rsidRDefault="0050783E" w14:paraId="0582A8CF" w14:textId="4B2F1BC2">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We have added an icon which resembles that of an uploaded icon which makes it easy for the user to understand</w:t>
            </w:r>
          </w:p>
        </w:tc>
      </w:tr>
      <w:tr w:rsidRPr="00F929EC" w:rsidR="00F929EC" w:rsidTr="00857B04" w14:paraId="49A30FB2" w14:textId="77777777">
        <w:tc>
          <w:tcPr>
            <w:tcW w:w="1271" w:type="dxa"/>
            <w:shd w:val="clear" w:color="auto" w:fill="FFFFFF" w:themeFill="background1"/>
          </w:tcPr>
          <w:p w:rsidRPr="00F929EC" w:rsidR="00D9155F" w:rsidP="00F929EC" w:rsidRDefault="00D9155F" w14:paraId="1B7781AF" w14:textId="386E88AD">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2</w:t>
            </w:r>
          </w:p>
        </w:tc>
        <w:tc>
          <w:tcPr>
            <w:tcW w:w="7745" w:type="dxa"/>
            <w:shd w:val="clear" w:color="auto" w:fill="FFFFFF" w:themeFill="background1"/>
          </w:tcPr>
          <w:p w:rsidRPr="00F929EC" w:rsidR="00D9155F" w:rsidP="00F929EC" w:rsidRDefault="00B051F4" w14:paraId="52B6CB53" w14:textId="331DB017">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I have added a progress bar which helps to gives a clear indication that the uploaded file is in progress</w:t>
            </w:r>
          </w:p>
        </w:tc>
      </w:tr>
      <w:tr w:rsidRPr="00F929EC" w:rsidR="00F929EC" w:rsidTr="00857B04" w14:paraId="150E17A8" w14:textId="77777777">
        <w:tc>
          <w:tcPr>
            <w:tcW w:w="1271" w:type="dxa"/>
            <w:shd w:val="clear" w:color="auto" w:fill="FFFFFF" w:themeFill="background1"/>
          </w:tcPr>
          <w:p w:rsidRPr="00F929EC" w:rsidR="00D9155F" w:rsidP="00F929EC" w:rsidRDefault="00D9155F" w14:paraId="0F9E0E69" w14:textId="037E251A">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3</w:t>
            </w:r>
          </w:p>
        </w:tc>
        <w:tc>
          <w:tcPr>
            <w:tcW w:w="7745" w:type="dxa"/>
            <w:shd w:val="clear" w:color="auto" w:fill="FFFFFF" w:themeFill="background1"/>
          </w:tcPr>
          <w:p w:rsidRPr="00F929EC" w:rsidR="00D9155F" w:rsidP="00F929EC" w:rsidRDefault="00C733BC" w14:paraId="3D9B9774" w14:textId="0EC9F17C">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I provided a checkbox icon which the computer will tick if the file has no error in transit</w:t>
            </w:r>
          </w:p>
        </w:tc>
      </w:tr>
      <w:tr w:rsidRPr="00F929EC" w:rsidR="00F929EC" w:rsidTr="00857B04" w14:paraId="13F79855" w14:textId="77777777">
        <w:tc>
          <w:tcPr>
            <w:tcW w:w="1271" w:type="dxa"/>
            <w:shd w:val="clear" w:color="auto" w:fill="FFFFFF" w:themeFill="background1"/>
          </w:tcPr>
          <w:p w:rsidRPr="00F929EC" w:rsidR="00D9155F" w:rsidP="00F929EC" w:rsidRDefault="00D9155F" w14:paraId="58AE4BB1" w14:textId="1961F82A">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4</w:t>
            </w:r>
          </w:p>
        </w:tc>
        <w:tc>
          <w:tcPr>
            <w:tcW w:w="7745" w:type="dxa"/>
            <w:shd w:val="clear" w:color="auto" w:fill="FFFFFF" w:themeFill="background1"/>
          </w:tcPr>
          <w:p w:rsidRPr="00F929EC" w:rsidR="00D9155F" w:rsidP="00F929EC" w:rsidRDefault="00F929EC" w14:paraId="319A9FF7" w14:textId="3E2172EC">
            <w:pPr>
              <w:shd w:val="clear" w:color="auto" w:fill="FFFFFF" w:themeFill="background1"/>
              <w:rPr>
                <w:rFonts w:asciiTheme="majorHAnsi" w:hAnsiTheme="majorHAnsi" w:eastAsiaTheme="majorEastAsia" w:cstheme="majorBidi"/>
              </w:rPr>
            </w:pPr>
            <w:r w:rsidRPr="00F929EC">
              <w:rPr>
                <w:rFonts w:asciiTheme="majorHAnsi" w:hAnsiTheme="majorHAnsi" w:eastAsiaTheme="majorEastAsia" w:cstheme="majorBidi"/>
              </w:rPr>
              <w:t>Provided a notification icon in any event of an error in uploading</w:t>
            </w:r>
          </w:p>
        </w:tc>
      </w:tr>
    </w:tbl>
    <w:p w:rsidR="00D9155F" w:rsidP="00E34193" w:rsidRDefault="00D9155F" w14:paraId="4987CCFD" w14:textId="77777777">
      <w:pPr>
        <w:rPr>
          <w:rFonts w:asciiTheme="majorHAnsi" w:hAnsiTheme="majorHAnsi" w:eastAsiaTheme="majorEastAsia" w:cstheme="majorBidi"/>
          <w:color w:val="0F4761" w:themeColor="accent1" w:themeShade="BF"/>
          <w:sz w:val="40"/>
          <w:szCs w:val="40"/>
        </w:rPr>
      </w:pPr>
    </w:p>
    <w:p w:rsidR="007B12BC" w:rsidP="00E34193" w:rsidRDefault="007B12BC" w14:paraId="23900DCB" w14:textId="77777777">
      <w:pPr>
        <w:rPr>
          <w:rFonts w:asciiTheme="majorHAnsi" w:hAnsiTheme="majorHAnsi" w:eastAsiaTheme="majorEastAsia" w:cstheme="majorBidi"/>
          <w:color w:val="0F4761" w:themeColor="accent1" w:themeShade="BF"/>
          <w:sz w:val="40"/>
          <w:szCs w:val="40"/>
        </w:rPr>
      </w:pPr>
    </w:p>
    <w:p w:rsidR="007B12BC" w:rsidP="00E34193" w:rsidRDefault="007B12BC" w14:paraId="5C992B83" w14:textId="77777777">
      <w:pPr>
        <w:rPr>
          <w:rFonts w:asciiTheme="majorHAnsi" w:hAnsiTheme="majorHAnsi" w:eastAsiaTheme="majorEastAsia" w:cstheme="majorBidi"/>
          <w:color w:val="0F4761" w:themeColor="accent1" w:themeShade="BF"/>
          <w:sz w:val="40"/>
          <w:szCs w:val="40"/>
        </w:rPr>
      </w:pPr>
    </w:p>
    <w:p w:rsidR="007B12BC" w:rsidP="00E34193" w:rsidRDefault="007B12BC" w14:paraId="266CFCCA" w14:textId="77777777">
      <w:pPr>
        <w:rPr>
          <w:rFonts w:asciiTheme="majorHAnsi" w:hAnsiTheme="majorHAnsi" w:eastAsiaTheme="majorEastAsia" w:cstheme="majorBidi"/>
          <w:color w:val="0F4761" w:themeColor="accent1" w:themeShade="BF"/>
          <w:sz w:val="40"/>
          <w:szCs w:val="40"/>
        </w:rPr>
      </w:pPr>
    </w:p>
    <w:p w:rsidR="007B12BC" w:rsidP="00E34193" w:rsidRDefault="007B12BC" w14:paraId="03CF9437" w14:textId="77777777">
      <w:pPr>
        <w:rPr>
          <w:rFonts w:asciiTheme="majorHAnsi" w:hAnsiTheme="majorHAnsi" w:eastAsiaTheme="majorEastAsia" w:cstheme="majorBidi"/>
          <w:color w:val="0F4761" w:themeColor="accent1" w:themeShade="BF"/>
          <w:sz w:val="40"/>
          <w:szCs w:val="40"/>
        </w:rPr>
      </w:pPr>
    </w:p>
    <w:p w:rsidR="007B12BC" w:rsidP="00E34193" w:rsidRDefault="00DD4462" w14:paraId="4DA626BD" w14:textId="6E0AC24A">
      <w:pPr>
        <w:rPr>
          <w:rFonts w:asciiTheme="majorHAnsi" w:hAnsiTheme="majorHAnsi" w:eastAsiaTheme="majorEastAsia" w:cstheme="majorBidi"/>
          <w:color w:val="0F4761" w:themeColor="accent1" w:themeShade="BF"/>
          <w:sz w:val="40"/>
          <w:szCs w:val="40"/>
        </w:rPr>
      </w:pPr>
      <w:r>
        <w:rPr>
          <w:rFonts w:asciiTheme="majorHAnsi" w:hAnsiTheme="majorHAnsi" w:eastAsiaTheme="majorEastAsia" w:cstheme="majorBidi"/>
          <w:color w:val="0F4761" w:themeColor="accent1" w:themeShade="BF"/>
          <w:sz w:val="40"/>
          <w:szCs w:val="40"/>
        </w:rPr>
        <w:t xml:space="preserve">Testing Strategy </w:t>
      </w:r>
    </w:p>
    <w:p w:rsidR="00DA1A9B" w:rsidP="00DA1A9B" w:rsidRDefault="00DA1A9B" w14:paraId="118BAA93" w14:textId="0D4681AC">
      <w:pPr>
        <w:pStyle w:val="Subtitle"/>
      </w:pPr>
      <w:r>
        <w:t>Define the Purpose of testing</w:t>
      </w:r>
    </w:p>
    <w:p w:rsidRPr="003C6C43" w:rsidR="003C6C43" w:rsidP="003C6C43" w:rsidRDefault="003B086A" w14:paraId="0C47EB79" w14:textId="3D42EE44">
      <w:r>
        <w:t xml:space="preserve">The purpose of testing </w:t>
      </w:r>
      <w:r w:rsidR="00BB3B1E">
        <w:t xml:space="preserve">constantly testing your project including your code and wireframe is to be able to find errors early. This is key to make sure you do not make any logical errors which could cause a bigger issue </w:t>
      </w:r>
      <w:r w:rsidR="00E74374">
        <w:t>later</w:t>
      </w:r>
      <w:r w:rsidR="00BB3B1E">
        <w:t xml:space="preserve"> in the project. Identifying these errors early on help the project </w:t>
      </w:r>
      <w:r w:rsidR="00AE3D30">
        <w:t>run smoother and be more efficient leading to a cheaper and better result</w:t>
      </w:r>
      <w:r w:rsidR="00E74374">
        <w:t>.</w:t>
      </w:r>
      <w:r w:rsidR="005F3030">
        <w:t xml:space="preserve"> Examples of problems you could find could be accessibility errors such as no WCA</w:t>
      </w:r>
      <w:r w:rsidR="00341010">
        <w:t>G compliance</w:t>
      </w:r>
      <w:r w:rsidR="00DC0182">
        <w:t xml:space="preserve">, </w:t>
      </w:r>
      <w:r w:rsidR="00272EFB">
        <w:t xml:space="preserve">logical errors such as user inputs leading to wrong paths or a calculation giving the incorrect </w:t>
      </w:r>
      <w:r w:rsidR="00C04704">
        <w:t xml:space="preserve">result, testing the data flows correctly ensuring a safe and efficient transport of data which will help comply with the computer </w:t>
      </w:r>
      <w:r w:rsidR="002F157F">
        <w:t>misuse</w:t>
      </w:r>
      <w:r w:rsidR="00C04704">
        <w:t xml:space="preserve"> act and the G</w:t>
      </w:r>
      <w:r w:rsidR="002F157F">
        <w:t>DPR.</w:t>
      </w:r>
    </w:p>
    <w:p w:rsidR="00813ED4" w:rsidP="00813ED4" w:rsidRDefault="00DA1A9B" w14:paraId="575C0BFA" w14:textId="27814E76">
      <w:pPr>
        <w:pStyle w:val="Subtitle"/>
      </w:pPr>
      <w:r>
        <w:t>Outline testing types</w:t>
      </w:r>
    </w:p>
    <w:p w:rsidR="00DA1A9B" w:rsidP="00813ED4" w:rsidRDefault="095FBB72" w14:paraId="612F4EB9" w14:textId="1218AAC5">
      <w:r>
        <w:t xml:space="preserve">In the testing of software applications </w:t>
      </w:r>
      <w:r w:rsidRPr="00813ED4">
        <w:t xml:space="preserve">testing are divided into 2 manual and </w:t>
      </w:r>
      <w:r w:rsidRPr="00813ED4" w:rsidR="0662117B">
        <w:t>automation</w:t>
      </w:r>
      <w:r w:rsidRPr="00813ED4">
        <w:t xml:space="preserve"> testing</w:t>
      </w:r>
      <w:r w:rsidRPr="00813ED4" w:rsidR="21DEA9CF">
        <w:t xml:space="preserve">. Manual testing </w:t>
      </w:r>
      <w:r w:rsidRPr="00813ED4" w:rsidR="04260F49">
        <w:t xml:space="preserve">is </w:t>
      </w:r>
      <w:r w:rsidRPr="00813ED4" w:rsidR="35B24EDB">
        <w:t>a type</w:t>
      </w:r>
      <w:r w:rsidRPr="00813ED4" w:rsidR="04260F49">
        <w:t xml:space="preserve"> of testing which doesn’t involve any tools or automation to perform testing, int this case testers make testcases for codes to test</w:t>
      </w:r>
      <w:r w:rsidRPr="00813ED4" w:rsidR="0EA0E40F">
        <w:t xml:space="preserve"> the software and give final reports about the software</w:t>
      </w:r>
      <w:r w:rsidRPr="00813ED4" w:rsidR="3BAE0744">
        <w:t xml:space="preserve">. Developers use manual testing when </w:t>
      </w:r>
      <w:r w:rsidRPr="00813ED4" w:rsidR="3053B08C">
        <w:t>they</w:t>
      </w:r>
      <w:r w:rsidRPr="00813ED4" w:rsidR="3BAE0744">
        <w:t xml:space="preserve"> wish to perform:</w:t>
      </w:r>
    </w:p>
    <w:p w:rsidR="3BAE0744" w:rsidP="18F5ABAF" w:rsidRDefault="3BAE0744" w14:paraId="074DAE3E" w14:textId="7B52A630">
      <w:pPr>
        <w:pStyle w:val="ListParagraph"/>
        <w:numPr>
          <w:ilvl w:val="0"/>
          <w:numId w:val="18"/>
        </w:numPr>
      </w:pPr>
      <w:r>
        <w:t>Exploratory testing: Discovering issues in new or unclear features by exploring them</w:t>
      </w:r>
    </w:p>
    <w:p w:rsidR="3BAE0744" w:rsidP="474FC11B" w:rsidRDefault="3BAE0744" w14:paraId="214927ED" w14:textId="7C7A6AD6">
      <w:pPr>
        <w:pStyle w:val="ListParagraph"/>
        <w:numPr>
          <w:ilvl w:val="0"/>
          <w:numId w:val="18"/>
        </w:numPr>
      </w:pPr>
      <w:r>
        <w:t>Usability testing: Checking if the UI is easy to use and look good</w:t>
      </w:r>
    </w:p>
    <w:p w:rsidR="3BAE0744" w:rsidP="6032510F" w:rsidRDefault="3BAE0744" w14:paraId="0961133F" w14:textId="19240A33">
      <w:pPr>
        <w:pStyle w:val="ListParagraph"/>
        <w:numPr>
          <w:ilvl w:val="0"/>
          <w:numId w:val="18"/>
        </w:numPr>
      </w:pPr>
      <w:r>
        <w:t xml:space="preserve">Ad-Hoc testing: </w:t>
      </w:r>
      <w:r w:rsidR="27CDFE30">
        <w:t>Doing</w:t>
      </w:r>
      <w:r>
        <w:t xml:space="preserve"> quick, informal tests after </w:t>
      </w:r>
      <w:r w:rsidR="7F63721A">
        <w:t>updates</w:t>
      </w:r>
      <w:r>
        <w:t xml:space="preserve"> or bug fixes</w:t>
      </w:r>
    </w:p>
    <w:p w:rsidR="56298886" w:rsidP="6B774466" w:rsidRDefault="56298886" w14:paraId="37BC1397" w14:textId="3D9633FE">
      <w:pPr>
        <w:pStyle w:val="ListParagraph"/>
        <w:numPr>
          <w:ilvl w:val="0"/>
          <w:numId w:val="18"/>
        </w:numPr>
      </w:pPr>
      <w:r>
        <w:t xml:space="preserve">Viability &amp; GUI testing: Checking of the layout </w:t>
      </w:r>
      <w:r w:rsidR="00813ED4">
        <w:t>colours</w:t>
      </w:r>
      <w:r>
        <w:t xml:space="preserve"> or how the site looks across different browsers.</w:t>
      </w:r>
    </w:p>
    <w:p w:rsidR="00DA1A9B" w:rsidP="006D0725" w:rsidRDefault="00AE37B3" w14:paraId="1D451650" w14:textId="70A7FDA4">
      <w:pPr>
        <w:pStyle w:val="Subtitle"/>
      </w:pPr>
      <w:r>
        <w:t>Test Scenarios</w:t>
      </w:r>
    </w:p>
    <w:tbl>
      <w:tblPr>
        <w:tblStyle w:val="TableGrid"/>
        <w:tblW w:w="0" w:type="auto"/>
        <w:tblLook w:val="04A0" w:firstRow="1" w:lastRow="0" w:firstColumn="1" w:lastColumn="0" w:noHBand="0" w:noVBand="1"/>
      </w:tblPr>
      <w:tblGrid>
        <w:gridCol w:w="2405"/>
        <w:gridCol w:w="6611"/>
      </w:tblGrid>
      <w:tr w:rsidR="00857B04" w:rsidTr="00857B04" w14:paraId="32F705FF" w14:textId="77777777">
        <w:tc>
          <w:tcPr>
            <w:tcW w:w="2405" w:type="dxa"/>
            <w:shd w:val="clear" w:color="auto" w:fill="A5C9EB" w:themeFill="text2" w:themeFillTint="40"/>
          </w:tcPr>
          <w:p w:rsidR="00857B04" w:rsidP="00857B04" w:rsidRDefault="00857B04" w14:paraId="5E14A706" w14:textId="37C073AD">
            <w:r>
              <w:t>Scenario</w:t>
            </w:r>
          </w:p>
        </w:tc>
        <w:tc>
          <w:tcPr>
            <w:tcW w:w="6611" w:type="dxa"/>
            <w:shd w:val="clear" w:color="auto" w:fill="A5C9EB" w:themeFill="text2" w:themeFillTint="40"/>
          </w:tcPr>
          <w:p w:rsidR="00857B04" w:rsidP="00857B04" w:rsidRDefault="0008114B" w14:paraId="59587E6D" w14:textId="4E91B93C">
            <w:r>
              <w:t>User uploads a Resource</w:t>
            </w:r>
          </w:p>
        </w:tc>
      </w:tr>
      <w:tr w:rsidR="00857B04" w:rsidTr="00857B04" w14:paraId="28F0C39A" w14:textId="77777777">
        <w:tc>
          <w:tcPr>
            <w:tcW w:w="2405" w:type="dxa"/>
            <w:shd w:val="clear" w:color="auto" w:fill="A5C9EB" w:themeFill="text2" w:themeFillTint="40"/>
          </w:tcPr>
          <w:p w:rsidR="00857B04" w:rsidP="00857B04" w:rsidRDefault="00857B04" w14:paraId="49ADDEC7" w14:textId="2BE82081">
            <w:r>
              <w:t>Expected Outcome</w:t>
            </w:r>
          </w:p>
        </w:tc>
        <w:tc>
          <w:tcPr>
            <w:tcW w:w="6611" w:type="dxa"/>
            <w:shd w:val="clear" w:color="auto" w:fill="A5C9EB" w:themeFill="text2" w:themeFillTint="40"/>
          </w:tcPr>
          <w:p w:rsidR="00857B04" w:rsidP="00857B04" w:rsidRDefault="00182D2D" w14:paraId="2E485BA6" w14:textId="1D9C850D">
            <w:r>
              <w:t xml:space="preserve">The upload button is clearly visible once clicked it will prompt the user to choose a file from their device. Once they select their file </w:t>
            </w:r>
            <w:r w:rsidR="008813A0">
              <w:t>it will upload and give an estimated time to upload and have a bar where it displays its progress. Once completed it will pop up on their device saying upload completed</w:t>
            </w:r>
          </w:p>
        </w:tc>
      </w:tr>
    </w:tbl>
    <w:p w:rsidR="00857B04" w:rsidP="00857B04" w:rsidRDefault="00857B04" w14:paraId="3607AE85" w14:textId="1BD02392"/>
    <w:tbl>
      <w:tblPr>
        <w:tblStyle w:val="TableGrid"/>
        <w:tblW w:w="0" w:type="auto"/>
        <w:tblLook w:val="04A0" w:firstRow="1" w:lastRow="0" w:firstColumn="1" w:lastColumn="0" w:noHBand="0" w:noVBand="1"/>
      </w:tblPr>
      <w:tblGrid>
        <w:gridCol w:w="2405"/>
        <w:gridCol w:w="6611"/>
      </w:tblGrid>
      <w:tr w:rsidR="00857B04" w14:paraId="2FA304F3" w14:textId="77777777">
        <w:tc>
          <w:tcPr>
            <w:tcW w:w="2405" w:type="dxa"/>
            <w:shd w:val="clear" w:color="auto" w:fill="A5C9EB" w:themeFill="text2" w:themeFillTint="40"/>
          </w:tcPr>
          <w:p w:rsidR="00857B04" w:rsidRDefault="00857B04" w14:paraId="38FDCD65" w14:textId="77777777">
            <w:r>
              <w:t>Scenario</w:t>
            </w:r>
          </w:p>
        </w:tc>
        <w:tc>
          <w:tcPr>
            <w:tcW w:w="6611" w:type="dxa"/>
            <w:shd w:val="clear" w:color="auto" w:fill="A5C9EB" w:themeFill="text2" w:themeFillTint="40"/>
          </w:tcPr>
          <w:p w:rsidR="00857B04" w:rsidRDefault="35B978B4" w14:paraId="7BBD7E4B" w14:textId="004F4C76">
            <w:r>
              <w:t>User reset password and email</w:t>
            </w:r>
          </w:p>
        </w:tc>
      </w:tr>
      <w:tr w:rsidR="00857B04" w14:paraId="0B13D2CC" w14:textId="77777777">
        <w:tc>
          <w:tcPr>
            <w:tcW w:w="2405" w:type="dxa"/>
            <w:shd w:val="clear" w:color="auto" w:fill="A5C9EB" w:themeFill="text2" w:themeFillTint="40"/>
          </w:tcPr>
          <w:p w:rsidR="00857B04" w:rsidRDefault="00857B04" w14:paraId="1C01A1F1" w14:textId="77777777">
            <w:r>
              <w:t>Expected Outcome</w:t>
            </w:r>
          </w:p>
        </w:tc>
        <w:tc>
          <w:tcPr>
            <w:tcW w:w="6611" w:type="dxa"/>
            <w:shd w:val="clear" w:color="auto" w:fill="A5C9EB" w:themeFill="text2" w:themeFillTint="40"/>
          </w:tcPr>
          <w:p w:rsidR="00857B04" w:rsidRDefault="14885652" w14:paraId="05AE4EDB" w14:textId="635C371C">
            <w:r>
              <w:t>The user gets given the options to reset their password and email</w:t>
            </w:r>
            <w:r w:rsidR="54066BEF">
              <w:t xml:space="preserve">. Ensure the user can clearly see their email and password being typed in the input field, </w:t>
            </w:r>
            <w:r w:rsidR="7CC8C4F3">
              <w:t xml:space="preserve">ensure new password doesn’t match the current password provide another input field for the user to confirm the password they typed in. And for the email when the user wishes to </w:t>
            </w:r>
            <w:r w:rsidR="7185E881">
              <w:t>change</w:t>
            </w:r>
            <w:r w:rsidR="7CC8C4F3">
              <w:t xml:space="preserve"> it </w:t>
            </w:r>
            <w:r w:rsidR="288DA5B3">
              <w:t>ensures</w:t>
            </w:r>
            <w:r w:rsidR="7CC8C4F3">
              <w:t xml:space="preserve"> that the format of the </w:t>
            </w:r>
            <w:r w:rsidR="6E709399">
              <w:t>email</w:t>
            </w:r>
            <w:r w:rsidR="713B78C3">
              <w:t xml:space="preserve"> is correct and if so </w:t>
            </w:r>
            <w:r w:rsidR="24F0FF1D">
              <w:t>perform</w:t>
            </w:r>
            <w:r w:rsidR="713B78C3">
              <w:t xml:space="preserve"> multi factor authentication on the </w:t>
            </w:r>
            <w:r w:rsidR="123EEA9F">
              <w:t>email</w:t>
            </w:r>
            <w:r w:rsidR="713B78C3">
              <w:t xml:space="preserve"> to conform the us</w:t>
            </w:r>
            <w:r w:rsidR="0909AC35">
              <w:t>er credibility.</w:t>
            </w:r>
          </w:p>
        </w:tc>
      </w:tr>
    </w:tbl>
    <w:p w:rsidR="00857B04" w:rsidP="00857B04" w:rsidRDefault="00857B04" w14:paraId="4EAF5FDF" w14:textId="6CC30CBA"/>
    <w:tbl>
      <w:tblPr>
        <w:tblStyle w:val="TableGrid"/>
        <w:tblW w:w="0" w:type="auto"/>
        <w:tblLook w:val="04A0" w:firstRow="1" w:lastRow="0" w:firstColumn="1" w:lastColumn="0" w:noHBand="0" w:noVBand="1"/>
      </w:tblPr>
      <w:tblGrid>
        <w:gridCol w:w="2405"/>
        <w:gridCol w:w="6611"/>
      </w:tblGrid>
      <w:tr w:rsidR="00857B04" w:rsidTr="004C1F05" w14:paraId="40C598A1" w14:textId="77777777">
        <w:tc>
          <w:tcPr>
            <w:tcW w:w="2405" w:type="dxa"/>
            <w:shd w:val="clear" w:color="auto" w:fill="A5C9EB" w:themeFill="text2" w:themeFillTint="40"/>
          </w:tcPr>
          <w:p w:rsidR="00857B04" w:rsidRDefault="00857B04" w14:paraId="1A501479" w14:textId="77777777">
            <w:r>
              <w:t>Scenario</w:t>
            </w:r>
          </w:p>
        </w:tc>
        <w:tc>
          <w:tcPr>
            <w:tcW w:w="6611" w:type="dxa"/>
            <w:shd w:val="clear" w:color="auto" w:fill="A5C9EB" w:themeFill="text2" w:themeFillTint="40"/>
          </w:tcPr>
          <w:p w:rsidR="00857B04" w:rsidRDefault="00F36884" w14:paraId="0D2E3576" w14:textId="3A77A701">
            <w:r>
              <w:t xml:space="preserve">User Searches </w:t>
            </w:r>
            <w:r w:rsidR="00F37720">
              <w:t>for a resource</w:t>
            </w:r>
          </w:p>
        </w:tc>
      </w:tr>
      <w:tr w:rsidR="00857B04" w:rsidTr="004C1F05" w14:paraId="6B8D5F79" w14:textId="77777777">
        <w:tc>
          <w:tcPr>
            <w:tcW w:w="2405" w:type="dxa"/>
            <w:shd w:val="clear" w:color="auto" w:fill="A5C9EB" w:themeFill="text2" w:themeFillTint="40"/>
          </w:tcPr>
          <w:p w:rsidR="00857B04" w:rsidRDefault="00857B04" w14:paraId="777D2B22" w14:textId="77777777">
            <w:r>
              <w:t>Expected Outcome</w:t>
            </w:r>
          </w:p>
        </w:tc>
        <w:tc>
          <w:tcPr>
            <w:tcW w:w="6611" w:type="dxa"/>
            <w:shd w:val="clear" w:color="auto" w:fill="A5C9EB" w:themeFill="text2" w:themeFillTint="40"/>
          </w:tcPr>
          <w:p w:rsidR="00857B04" w:rsidRDefault="00F37720" w14:paraId="17EC9E9B" w14:textId="6498E07F">
            <w:r>
              <w:t>The user will type in the search bar. As the user types it will bring up the most relevant result constantly updating until the user stops typing. It must bring up the most relevant pieces of information</w:t>
            </w:r>
            <w:r w:rsidR="00E03D76">
              <w:t xml:space="preserve">. </w:t>
            </w:r>
          </w:p>
        </w:tc>
      </w:tr>
    </w:tbl>
    <w:p w:rsidRPr="00857B04" w:rsidR="00857B04" w:rsidP="00857B04" w:rsidRDefault="00857B04" w14:paraId="7333A6AF" w14:textId="0D90B312"/>
    <w:p w:rsidR="00762A56" w:rsidP="006D0725" w:rsidRDefault="00762A56" w14:paraId="1307C104" w14:textId="4572F5EE">
      <w:pPr>
        <w:pStyle w:val="Subtitle"/>
      </w:pPr>
      <w:r>
        <w:t>Success Criter</w:t>
      </w:r>
      <w:r w:rsidR="006D0725">
        <w:t>ia</w:t>
      </w:r>
    </w:p>
    <w:p w:rsidR="001D14E9" w:rsidP="001D14E9" w:rsidRDefault="001D14E9" w14:paraId="0BBEBB26" w14:textId="42D192C7">
      <w:pPr>
        <w:pStyle w:val="ListParagraph"/>
        <w:numPr>
          <w:ilvl w:val="0"/>
          <w:numId w:val="19"/>
        </w:numPr>
      </w:pPr>
      <w:r>
        <w:t>Comply with all WCAG accessibility standards</w:t>
      </w:r>
    </w:p>
    <w:p w:rsidR="00003874" w:rsidP="001D14E9" w:rsidRDefault="00003874" w14:paraId="0EDB4010" w14:textId="2D0E2AB2">
      <w:pPr>
        <w:pStyle w:val="ListParagraph"/>
        <w:numPr>
          <w:ilvl w:val="0"/>
          <w:numId w:val="19"/>
        </w:numPr>
      </w:pPr>
      <w:r>
        <w:t>Users should be able to easily navigate the app</w:t>
      </w:r>
      <w:r w:rsidR="00243F88">
        <w:t xml:space="preserve"> (under 3 steps)</w:t>
      </w:r>
    </w:p>
    <w:p w:rsidR="00003874" w:rsidP="001D14E9" w:rsidRDefault="00003874" w14:paraId="4555954F" w14:textId="0B6B335D">
      <w:pPr>
        <w:pStyle w:val="ListParagraph"/>
        <w:numPr>
          <w:ilvl w:val="0"/>
          <w:numId w:val="19"/>
        </w:numPr>
      </w:pPr>
      <w:r>
        <w:t>Data flow is safe and efficient</w:t>
      </w:r>
      <w:r w:rsidR="00243F88">
        <w:t xml:space="preserve"> </w:t>
      </w:r>
    </w:p>
    <w:p w:rsidR="00003874" w:rsidP="001D14E9" w:rsidRDefault="00243F88" w14:paraId="42F2CA28" w14:textId="481E5068">
      <w:pPr>
        <w:pStyle w:val="ListParagraph"/>
        <w:numPr>
          <w:ilvl w:val="0"/>
          <w:numId w:val="19"/>
        </w:numPr>
      </w:pPr>
      <w:r>
        <w:t>User should be able to complete tasks without confusion (under 3 steps)</w:t>
      </w:r>
    </w:p>
    <w:p w:rsidR="00243F88" w:rsidP="001D14E9" w:rsidRDefault="000A4B83" w14:paraId="34CCA3D7" w14:textId="45226F79">
      <w:pPr>
        <w:pStyle w:val="ListParagraph"/>
        <w:numPr>
          <w:ilvl w:val="0"/>
          <w:numId w:val="19"/>
        </w:numPr>
      </w:pPr>
      <w:r>
        <w:t>The colour scheme is easy on the eye</w:t>
      </w:r>
      <w:r w:rsidR="007B6B8F">
        <w:t xml:space="preserve"> (using cool</w:t>
      </w:r>
      <w:r w:rsidR="0002798A">
        <w:t>o</w:t>
      </w:r>
      <w:r w:rsidR="007B6B8F">
        <w:t>rs.io)</w:t>
      </w:r>
    </w:p>
    <w:p w:rsidRPr="001D14E9" w:rsidR="007B6B8F" w:rsidP="001D14E9" w:rsidRDefault="00943247" w14:paraId="7BE99480" w14:textId="6C1D7EC1">
      <w:pPr>
        <w:pStyle w:val="ListParagraph"/>
        <w:numPr>
          <w:ilvl w:val="0"/>
          <w:numId w:val="19"/>
        </w:numPr>
      </w:pPr>
      <w:r>
        <w:t>Ensure users data is protected properly</w:t>
      </w:r>
      <w:r w:rsidR="00EC4C18">
        <w:t xml:space="preserve"> (Comply with GDPR)</w:t>
      </w:r>
    </w:p>
    <w:p w:rsidR="01B753EC" w:rsidP="54B9B355" w:rsidRDefault="00F7490A" w14:paraId="1FD1FE4E" w14:textId="1D14AF22">
      <w:pPr>
        <w:pStyle w:val="Subtitle"/>
      </w:pPr>
      <w:r>
        <w:t>Issue Reporting</w:t>
      </w:r>
    </w:p>
    <w:tbl>
      <w:tblPr>
        <w:tblStyle w:val="TableGrid"/>
        <w:tblW w:w="0" w:type="auto"/>
        <w:tblLook w:val="04A0" w:firstRow="1" w:lastRow="0" w:firstColumn="1" w:lastColumn="0" w:noHBand="0" w:noVBand="1"/>
      </w:tblPr>
      <w:tblGrid>
        <w:gridCol w:w="3005"/>
        <w:gridCol w:w="3005"/>
        <w:gridCol w:w="3006"/>
      </w:tblGrid>
      <w:tr w:rsidR="00613A68" w:rsidTr="004C1F05" w14:paraId="2F17E295" w14:textId="77777777">
        <w:tc>
          <w:tcPr>
            <w:tcW w:w="3005" w:type="dxa"/>
            <w:shd w:val="clear" w:color="auto" w:fill="A5C9EB" w:themeFill="text2" w:themeFillTint="40"/>
          </w:tcPr>
          <w:p w:rsidR="00613A68" w:rsidP="35BC4260" w:rsidRDefault="00613A68" w14:paraId="21EE4BEE" w14:textId="247F2104">
            <w:r>
              <w:t xml:space="preserve">Issue </w:t>
            </w:r>
            <w:r w:rsidR="007501A5">
              <w:t>Evidence</w:t>
            </w:r>
          </w:p>
        </w:tc>
        <w:tc>
          <w:tcPr>
            <w:tcW w:w="3005" w:type="dxa"/>
            <w:shd w:val="clear" w:color="auto" w:fill="A5C9EB" w:themeFill="text2" w:themeFillTint="40"/>
          </w:tcPr>
          <w:p w:rsidR="00613A68" w:rsidP="35BC4260" w:rsidRDefault="007501A5" w14:paraId="4DE3BFB4" w14:textId="5BDE82D7">
            <w:r>
              <w:t>Issue Explanation</w:t>
            </w:r>
          </w:p>
        </w:tc>
        <w:tc>
          <w:tcPr>
            <w:tcW w:w="3006" w:type="dxa"/>
            <w:shd w:val="clear" w:color="auto" w:fill="A5C9EB" w:themeFill="text2" w:themeFillTint="40"/>
          </w:tcPr>
          <w:p w:rsidR="00613A68" w:rsidP="35BC4260" w:rsidRDefault="007501A5" w14:paraId="353E38DA" w14:textId="3D3AB59D">
            <w:r>
              <w:t>Date of Issue</w:t>
            </w:r>
          </w:p>
        </w:tc>
      </w:tr>
      <w:tr w:rsidR="00613A68" w:rsidTr="004C1F05" w14:paraId="14DCA35B" w14:textId="77777777">
        <w:tc>
          <w:tcPr>
            <w:tcW w:w="3005" w:type="dxa"/>
            <w:shd w:val="clear" w:color="auto" w:fill="A5C9EB" w:themeFill="text2" w:themeFillTint="40"/>
          </w:tcPr>
          <w:p w:rsidR="00613A68" w:rsidP="35BC4260" w:rsidRDefault="007501A5" w14:paraId="425C2A5F" w14:textId="40D186E4">
            <w:r>
              <w:t>Photo/Video</w:t>
            </w:r>
          </w:p>
        </w:tc>
        <w:tc>
          <w:tcPr>
            <w:tcW w:w="3005" w:type="dxa"/>
            <w:shd w:val="clear" w:color="auto" w:fill="A5C9EB" w:themeFill="text2" w:themeFillTint="40"/>
          </w:tcPr>
          <w:p w:rsidR="00613A68" w:rsidP="35BC4260" w:rsidRDefault="007501A5" w14:paraId="64D259D9" w14:textId="74DA5CB4">
            <w:r>
              <w:t>Upload not working</w:t>
            </w:r>
          </w:p>
        </w:tc>
        <w:tc>
          <w:tcPr>
            <w:tcW w:w="3006" w:type="dxa"/>
            <w:shd w:val="clear" w:color="auto" w:fill="A5C9EB" w:themeFill="text2" w:themeFillTint="40"/>
          </w:tcPr>
          <w:p w:rsidR="00613A68" w:rsidP="35BC4260" w:rsidRDefault="007501A5" w14:paraId="6A491483" w14:textId="1B185553">
            <w:r>
              <w:t>24/11/</w:t>
            </w:r>
            <w:r w:rsidR="00BF400E">
              <w:t>2025</w:t>
            </w:r>
          </w:p>
          <w:p w:rsidR="00BF400E" w:rsidP="35BC4260" w:rsidRDefault="00BF400E" w14:paraId="74CDC3C7" w14:textId="084B6C86"/>
        </w:tc>
      </w:tr>
      <w:tr w:rsidR="00613A68" w:rsidTr="002912D2" w14:paraId="2BD41C54" w14:textId="77777777">
        <w:tc>
          <w:tcPr>
            <w:tcW w:w="3005" w:type="dxa"/>
            <w:shd w:val="clear" w:color="auto" w:fill="A5C9EB" w:themeFill="text2" w:themeFillTint="40"/>
          </w:tcPr>
          <w:p w:rsidR="00613A68" w:rsidP="35BC4260" w:rsidRDefault="2FA7F415" w14:paraId="6F73897C" w14:textId="73265DFB">
            <w:r>
              <w:t>Accessibility to internal data on device</w:t>
            </w:r>
            <w:r w:rsidR="006E2A0F">
              <w:t xml:space="preserve"> (Photo/Video Proof)</w:t>
            </w:r>
          </w:p>
        </w:tc>
        <w:tc>
          <w:tcPr>
            <w:tcW w:w="3005" w:type="dxa"/>
            <w:shd w:val="clear" w:color="auto" w:fill="A5C9EB" w:themeFill="text2" w:themeFillTint="40"/>
          </w:tcPr>
          <w:p w:rsidR="00613A68" w:rsidP="35BC4260" w:rsidRDefault="2FA7F415" w14:paraId="3E6E596D" w14:textId="344774D3">
            <w:r>
              <w:t xml:space="preserve">It failed to </w:t>
            </w:r>
            <w:r w:rsidR="6540E247">
              <w:t>allow</w:t>
            </w:r>
            <w:r>
              <w:t xml:space="preserve"> user to confirm access to device </w:t>
            </w:r>
            <w:r w:rsidR="43EF9D06">
              <w:t>data from application</w:t>
            </w:r>
          </w:p>
        </w:tc>
        <w:tc>
          <w:tcPr>
            <w:tcW w:w="3006" w:type="dxa"/>
            <w:shd w:val="clear" w:color="auto" w:fill="A5C9EB" w:themeFill="text2" w:themeFillTint="40"/>
          </w:tcPr>
          <w:p w:rsidR="00613A68" w:rsidP="35BC4260" w:rsidRDefault="20719540" w14:paraId="2A697C59" w14:textId="0CC658E1">
            <w:r>
              <w:t>24/11/2025</w:t>
            </w:r>
          </w:p>
        </w:tc>
      </w:tr>
      <w:tr w:rsidR="6B761670" w:rsidTr="00FC1EE5" w14:paraId="073CDA46" w14:textId="77777777">
        <w:trPr>
          <w:trHeight w:val="300"/>
        </w:trPr>
        <w:tc>
          <w:tcPr>
            <w:tcW w:w="3005" w:type="dxa"/>
            <w:shd w:val="clear" w:color="auto" w:fill="A5C9EB" w:themeFill="text2" w:themeFillTint="40"/>
          </w:tcPr>
          <w:p w:rsidR="6B761670" w:rsidP="6B761670" w:rsidRDefault="56226D34" w14:paraId="4D6EE2EB" w14:textId="0AEC37F4">
            <w:r>
              <w:t>Contrast checker (Light &amp; dark mode)</w:t>
            </w:r>
          </w:p>
        </w:tc>
        <w:tc>
          <w:tcPr>
            <w:tcW w:w="3005" w:type="dxa"/>
            <w:shd w:val="clear" w:color="auto" w:fill="A5C9EB" w:themeFill="text2" w:themeFillTint="40"/>
          </w:tcPr>
          <w:p w:rsidR="6B761670" w:rsidP="6B761670" w:rsidRDefault="56226D34" w14:paraId="550D8630" w14:textId="1D5F8966">
            <w:r>
              <w:t xml:space="preserve">Implementation of JavaScript function in relation to internal style framework (Tailwind CSS) failed in provide </w:t>
            </w:r>
            <w:r w:rsidR="643A31E1">
              <w:t>toggle</w:t>
            </w:r>
            <w:r>
              <w:t xml:space="preserve"> </w:t>
            </w:r>
            <w:r w:rsidR="77CDF53A">
              <w:t>switch</w:t>
            </w:r>
            <w:r>
              <w:t xml:space="preserve"> for user </w:t>
            </w:r>
          </w:p>
        </w:tc>
        <w:tc>
          <w:tcPr>
            <w:tcW w:w="3006" w:type="dxa"/>
            <w:shd w:val="clear" w:color="auto" w:fill="A5C9EB" w:themeFill="text2" w:themeFillTint="40"/>
          </w:tcPr>
          <w:p w:rsidR="6B761670" w:rsidP="6B761670" w:rsidRDefault="3E88E6A6" w14:paraId="309FD274" w14:textId="071607A3">
            <w:r>
              <w:t>25/11/2025</w:t>
            </w:r>
          </w:p>
        </w:tc>
      </w:tr>
    </w:tbl>
    <w:p w:rsidR="35BC4260" w:rsidP="00AD3BE1" w:rsidRDefault="00AD3BE1" w14:paraId="5C895CB0" w14:textId="34017B9D">
      <w:pPr>
        <w:pStyle w:val="Heading1"/>
      </w:pPr>
      <w:r>
        <w:t>Accessibility Review</w:t>
      </w:r>
    </w:p>
    <w:p w:rsidR="006D0725" w:rsidP="0E3A3BD5" w:rsidRDefault="00AD3BE1" w14:paraId="320AF5CE" w14:textId="5D8421AC">
      <w:r w:rsidRPr="00D20219">
        <w:rPr>
          <w:rFonts w:asciiTheme="majorHAnsi" w:hAnsiTheme="majorHAnsi" w:eastAsiaTheme="majorEastAsia" w:cstheme="majorBidi"/>
          <w:noProof/>
          <w:color w:val="0F4761" w:themeColor="accent1" w:themeShade="BF"/>
          <w:sz w:val="40"/>
          <w:szCs w:val="40"/>
        </w:rPr>
        <w:drawing>
          <wp:inline distT="0" distB="0" distL="0" distR="0" wp14:anchorId="310CA87D" wp14:editId="6C3BDD6B">
            <wp:extent cx="4648200" cy="2615578"/>
            <wp:effectExtent l="0" t="0" r="0" b="0"/>
            <wp:docPr id="1581818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23597" name="Picture 1" descr="A screenshot of a computer&#10;&#10;AI-generated content may be incorrect."/>
                    <pic:cNvPicPr/>
                  </pic:nvPicPr>
                  <pic:blipFill>
                    <a:blip r:embed="rId14"/>
                    <a:stretch>
                      <a:fillRect/>
                    </a:stretch>
                  </pic:blipFill>
                  <pic:spPr>
                    <a:xfrm>
                      <a:off x="0" y="0"/>
                      <a:ext cx="4667752" cy="2626580"/>
                    </a:xfrm>
                    <a:prstGeom prst="rect">
                      <a:avLst/>
                    </a:prstGeom>
                  </pic:spPr>
                </pic:pic>
              </a:graphicData>
            </a:graphic>
          </wp:inline>
        </w:drawing>
      </w:r>
    </w:p>
    <w:p w:rsidR="00AD3BE1" w:rsidP="00101307" w:rsidRDefault="000D44AB" w14:paraId="75900ECD" w14:textId="625FA439">
      <w:pPr>
        <w:pStyle w:val="Subtitle"/>
      </w:pPr>
      <w:r>
        <w:t>Potential Issues</w:t>
      </w:r>
    </w:p>
    <w:p w:rsidR="008B37DA" w:rsidP="00F24A41" w:rsidRDefault="003C1B0B" w14:paraId="64D0D966" w14:textId="74AC6E71">
      <w:pPr>
        <w:pStyle w:val="ListParagraph"/>
        <w:numPr>
          <w:ilvl w:val="0"/>
          <w:numId w:val="20"/>
        </w:numPr>
      </w:pPr>
      <w:r>
        <w:t>There is no clear setting button</w:t>
      </w:r>
      <w:r w:rsidR="003749D0">
        <w:t xml:space="preserve"> which may make it harder for users who want to change accessibility features to be able to see them</w:t>
      </w:r>
    </w:p>
    <w:p w:rsidRPr="00DA1A9B" w:rsidR="003749D0" w:rsidP="00F3671F" w:rsidRDefault="6F08D36A" w14:paraId="00C0D181" w14:textId="5CDAF35E">
      <w:pPr>
        <w:pStyle w:val="ListParagraph"/>
        <w:numPr>
          <w:ilvl w:val="0"/>
          <w:numId w:val="20"/>
        </w:numPr>
      </w:pPr>
      <w:r>
        <w:t>Lack responsive layout approach &amp; design which would make it unsuitable for smaller designs and screens</w:t>
      </w:r>
      <w:r w:rsidR="458A1FE5">
        <w:t xml:space="preserve"> which can make it subjected to cumnulative layout shift which would be a problem to users on site.</w:t>
      </w:r>
    </w:p>
    <w:p w:rsidR="00F24A41" w:rsidP="00F24A41" w:rsidRDefault="00F24A41" w14:paraId="4347AE59" w14:textId="5198B6E0">
      <w:pPr>
        <w:pStyle w:val="Subtitle"/>
      </w:pPr>
      <w:r>
        <w:t>New Version</w:t>
      </w:r>
    </w:p>
    <w:p w:rsidR="00F24A41" w:rsidP="00F24A41" w:rsidRDefault="00951DC9" w14:paraId="119791F9" w14:textId="09260395">
      <w:r w:rsidRPr="00951DC9">
        <w:rPr>
          <w:noProof/>
        </w:rPr>
        <w:drawing>
          <wp:inline distT="0" distB="0" distL="0" distR="0" wp14:anchorId="1231B8A7" wp14:editId="5DE5BFB7">
            <wp:extent cx="5731510" cy="3206115"/>
            <wp:effectExtent l="0" t="0" r="2540" b="0"/>
            <wp:docPr id="2029278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78731" name="Picture 1" descr="A screenshot of a computer&#10;&#10;AI-generated content may be incorrect."/>
                    <pic:cNvPicPr/>
                  </pic:nvPicPr>
                  <pic:blipFill>
                    <a:blip r:embed="rId18"/>
                    <a:stretch>
                      <a:fillRect/>
                    </a:stretch>
                  </pic:blipFill>
                  <pic:spPr>
                    <a:xfrm>
                      <a:off x="0" y="0"/>
                      <a:ext cx="5731510" cy="3206115"/>
                    </a:xfrm>
                    <a:prstGeom prst="rect">
                      <a:avLst/>
                    </a:prstGeom>
                  </pic:spPr>
                </pic:pic>
              </a:graphicData>
            </a:graphic>
          </wp:inline>
        </w:drawing>
      </w:r>
    </w:p>
    <w:p w:rsidR="00F24A41" w:rsidP="00F24A41" w:rsidRDefault="00F24A41" w14:paraId="50DB0FF7" w14:textId="77777777"/>
    <w:p w:rsidR="00F24A41" w:rsidP="00F24A41" w:rsidRDefault="00F24A41" w14:paraId="4BE5EE47" w14:textId="77777777"/>
    <w:p w:rsidRPr="00F24A41" w:rsidR="00F24A41" w:rsidP="00F24A41" w:rsidRDefault="00F24A41" w14:paraId="59905E7D" w14:textId="1285C033">
      <w:r w:rsidRPr="00F929EC">
        <w:rPr>
          <w:rFonts w:asciiTheme="majorHAnsi" w:hAnsiTheme="majorHAnsi" w:eastAsiaTheme="majorEastAsia" w:cstheme="majorBidi"/>
          <w:noProof/>
        </w:rPr>
        <w:drawing>
          <wp:inline distT="0" distB="0" distL="0" distR="0" wp14:anchorId="302B0F63" wp14:editId="64CA25A6">
            <wp:extent cx="4985635" cy="2809875"/>
            <wp:effectExtent l="0" t="0" r="5715" b="0"/>
            <wp:docPr id="695260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24246" name="Picture 1" descr="A screenshot of a computer&#10;&#10;AI-generated content may be incorrect."/>
                    <pic:cNvPicPr/>
                  </pic:nvPicPr>
                  <pic:blipFill>
                    <a:blip r:embed="rId15"/>
                    <a:stretch>
                      <a:fillRect/>
                    </a:stretch>
                  </pic:blipFill>
                  <pic:spPr>
                    <a:xfrm>
                      <a:off x="0" y="0"/>
                      <a:ext cx="5031209" cy="2835560"/>
                    </a:xfrm>
                    <a:prstGeom prst="rect">
                      <a:avLst/>
                    </a:prstGeom>
                  </pic:spPr>
                </pic:pic>
              </a:graphicData>
            </a:graphic>
          </wp:inline>
        </w:drawing>
      </w:r>
    </w:p>
    <w:p w:rsidR="00F24A41" w:rsidP="00F24A41" w:rsidRDefault="00F24A41" w14:paraId="53D74A6F" w14:textId="2DB32692">
      <w:pPr>
        <w:pStyle w:val="Subtitle"/>
      </w:pPr>
      <w:r>
        <w:t>Potential Issues</w:t>
      </w:r>
    </w:p>
    <w:p w:rsidRPr="00F24A41" w:rsidR="00F24A41" w:rsidP="00F24A41" w:rsidRDefault="0044797C" w14:paraId="071E7023" w14:textId="329396B7">
      <w:pPr>
        <w:pStyle w:val="ListParagraph"/>
        <w:numPr>
          <w:ilvl w:val="0"/>
          <w:numId w:val="21"/>
        </w:numPr>
      </w:pPr>
      <w:r>
        <w:t xml:space="preserve">The space between the search input and first row of search results is small which could lead to users accidently clicking on </w:t>
      </w:r>
      <w:r w:rsidR="00B6056D">
        <w:t>the wrong bits</w:t>
      </w:r>
    </w:p>
    <w:p w:rsidR="5A201B57" w:rsidP="52BEFD46" w:rsidRDefault="066C0C4F" w14:paraId="2A172957" w14:textId="6FFA8C15">
      <w:pPr>
        <w:pStyle w:val="ListParagraph"/>
        <w:numPr>
          <w:ilvl w:val="0"/>
          <w:numId w:val="21"/>
        </w:numPr>
      </w:pPr>
      <w:r>
        <w:t xml:space="preserve">Poor suggested search result arrangement in </w:t>
      </w:r>
      <w:r w:rsidR="20B2B3BE">
        <w:t>columns instead of rows.</w:t>
      </w:r>
    </w:p>
    <w:p w:rsidR="0018560B" w:rsidP="4BDD0ADC" w:rsidRDefault="017ABF9C" w14:paraId="36F51E8F" w14:textId="77BDC0DF">
      <w:pPr>
        <w:pStyle w:val="Subtitle"/>
      </w:pPr>
      <w:ins w:author="Microsoft Word" w:date="2025-11-24T02:15:00Z" w:id="0">
        <w:r>
          <w:t>New Version</w:t>
        </w:r>
      </w:ins>
    </w:p>
    <w:p w:rsidR="00591A01" w:rsidP="57B137A3" w:rsidRDefault="00591A01" w14:paraId="5DBB2FE9" w14:textId="2FB8B636">
      <w:pPr>
        <w:pStyle w:val="Normal"/>
        <w:suppressLineNumbers w:val="0"/>
        <w:bidi w:val="0"/>
        <w:spacing w:before="0" w:beforeAutospacing="off" w:after="120" w:afterAutospacing="off" w:line="360" w:lineRule="auto"/>
        <w:ind w:left="0" w:right="0"/>
        <w:jc w:val="left"/>
      </w:pPr>
      <w:r w:rsidR="00591A01">
        <w:drawing>
          <wp:inline wp14:editId="5EC701D9" wp14:anchorId="6C8DF52E">
            <wp:extent cx="5731510" cy="3241040"/>
            <wp:effectExtent l="0" t="0" r="0" b="0"/>
            <wp:docPr id="2146240691" name="Picture 1" descr="A screenshot of a search engin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240691" name="Picture 1" descr="A screenshot of a search engine&#10;&#10;AI-generated content may be incorrect."/>
                    <pic:cNvPicPr/>
                  </pic:nvPicPr>
                  <pic:blipFill>
                    <a:blip xmlns:r="http://schemas.openxmlformats.org/officeDocument/2006/relationships" r:embed="rId19"/>
                    <a:stretch>
                      <a:fillRect/>
                    </a:stretch>
                  </pic:blipFill>
                  <pic:spPr>
                    <a:xfrm>
                      <a:off x="0" y="0"/>
                      <a:ext cx="5731510" cy="3241040"/>
                    </a:xfrm>
                    <a:prstGeom prst="rect">
                      <a:avLst/>
                    </a:prstGeom>
                  </pic:spPr>
                </pic:pic>
              </a:graphicData>
            </a:graphic>
          </wp:inline>
        </w:drawing>
      </w:r>
      <w:r w:rsidR="574CFD32">
        <w:rPr/>
        <w:t>Number 3</w:t>
      </w:r>
    </w:p>
    <w:p w:rsidR="574CFD32" w:rsidP="1A03A1C4" w:rsidRDefault="574CFD32" w14:paraId="770234C8" w14:textId="407B6A55">
      <w:pPr>
        <w:pStyle w:val="Normal"/>
        <w:spacing w:before="0" w:beforeAutospacing="off" w:after="120" w:afterAutospacing="off" w:line="360" w:lineRule="auto"/>
        <w:ind w:left="0" w:right="0"/>
        <w:jc w:val="left"/>
      </w:pPr>
      <w:r w:rsidR="574CFD32">
        <w:drawing>
          <wp:inline wp14:editId="36941148" wp14:anchorId="21B6A202">
            <wp:extent cx="5724525" cy="3105150"/>
            <wp:effectExtent l="0" t="0" r="0" b="0"/>
            <wp:docPr id="157993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618754" name="Picture 1606618754"/>
                    <pic:cNvPicPr/>
                  </pic:nvPicPr>
                  <pic:blipFill>
                    <a:blip xmlns:r="http://schemas.openxmlformats.org/officeDocument/2006/relationships" r:embed="R1db4eda1650a4ef4">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rsidR="574CFD32" w:rsidP="57B137A3" w:rsidRDefault="574CFD32" w14:paraId="571D0A90" w14:textId="1B2D714E">
      <w:pPr>
        <w:pStyle w:val="Normal"/>
        <w:spacing w:before="0" w:beforeAutospacing="off" w:after="120" w:afterAutospacing="off" w:line="360" w:lineRule="auto"/>
        <w:ind w:left="0" w:right="0"/>
        <w:jc w:val="left"/>
      </w:pPr>
      <w:r w:rsidR="574CFD32">
        <w:rPr/>
        <w:t>Potential issues</w:t>
      </w:r>
    </w:p>
    <w:p w:rsidR="4F2B424F" w:rsidP="1A03A1C4" w:rsidRDefault="4F2B424F" w14:paraId="5C1FB276" w14:textId="5552337A">
      <w:pPr>
        <w:pStyle w:val="ListParagraph"/>
        <w:numPr>
          <w:ilvl w:val="0"/>
          <w:numId w:val="22"/>
        </w:numPr>
        <w:spacing w:before="0" w:beforeAutospacing="off" w:after="120" w:afterAutospacing="off" w:line="360" w:lineRule="auto"/>
        <w:ind w:right="0"/>
        <w:jc w:val="left"/>
        <w:rPr/>
      </w:pPr>
      <w:r w:rsidR="4F2B424F">
        <w:rPr/>
        <w:t>Input filed for the font size is bad because user can enter any value.</w:t>
      </w:r>
    </w:p>
    <w:p w:rsidR="4F2B424F" w:rsidP="1A03A1C4" w:rsidRDefault="4F2B424F" w14:paraId="5B43292D" w14:textId="53C61676">
      <w:pPr>
        <w:pStyle w:val="Normal"/>
        <w:spacing w:before="0" w:beforeAutospacing="off" w:after="120" w:afterAutospacing="off" w:line="360" w:lineRule="auto"/>
        <w:ind w:left="0" w:right="0"/>
        <w:jc w:val="left"/>
      </w:pPr>
      <w:r w:rsidR="4F2B424F">
        <w:rPr/>
        <w:t>New version</w:t>
      </w:r>
    </w:p>
    <w:p w:rsidR="4F2B424F" w:rsidP="1A03A1C4" w:rsidRDefault="4F2B424F" w14:paraId="4FBCBE9F" w14:textId="295D76BE">
      <w:pPr>
        <w:pStyle w:val="Normal"/>
        <w:spacing w:before="0" w:beforeAutospacing="off" w:after="120" w:afterAutospacing="off" w:line="360" w:lineRule="auto"/>
        <w:ind w:left="0" w:right="0"/>
        <w:jc w:val="left"/>
      </w:pPr>
      <w:r w:rsidR="4F2B424F">
        <w:drawing>
          <wp:inline wp14:editId="5101DB39" wp14:anchorId="38564BCB">
            <wp:extent cx="5724525" cy="3028950"/>
            <wp:effectExtent l="0" t="0" r="0" b="0"/>
            <wp:docPr id="5657922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5792224" name="Picture 565792224"/>
                    <pic:cNvPicPr/>
                  </pic:nvPicPr>
                  <pic:blipFill>
                    <a:blip xmlns:r="http://schemas.openxmlformats.org/officeDocument/2006/relationships" r:embed="rId1525239799">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1A03A1C4" w:rsidP="1A03A1C4" w:rsidRDefault="1A03A1C4" w14:paraId="523ACDD3" w14:textId="23437FFF">
      <w:pPr>
        <w:pStyle w:val="Normal"/>
        <w:spacing w:before="0" w:beforeAutospacing="off" w:after="120" w:afterAutospacing="off" w:line="360" w:lineRule="auto"/>
        <w:ind w:left="0" w:right="0"/>
        <w:jc w:val="left"/>
      </w:pPr>
    </w:p>
    <w:sectPr w:rsidR="10CD0C44" w:rsidSect="00EA5537">
      <w:headerReference w:type="even" r:id="rId20"/>
      <w:headerReference w:type="default" r:id="rId21"/>
      <w:footerReference w:type="even" r:id="rId22"/>
      <w:footerReference w:type="default" r:id="rId23"/>
      <w:headerReference w:type="first" r:id="rId24"/>
      <w:footerReference w:type="first" r:id="rId25"/>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6BAE" w:rsidP="00EA5537" w:rsidRDefault="00D26BAE" w14:paraId="28EFF63B" w14:textId="77777777">
      <w:pPr>
        <w:spacing w:after="0" w:line="240" w:lineRule="auto"/>
      </w:pPr>
      <w:r>
        <w:separator/>
      </w:r>
    </w:p>
  </w:endnote>
  <w:endnote w:type="continuationSeparator" w:id="0">
    <w:p w:rsidR="00D26BAE" w:rsidP="00EA5537" w:rsidRDefault="00D26BAE" w14:paraId="7D0081A1" w14:textId="77777777">
      <w:pPr>
        <w:spacing w:after="0" w:line="240" w:lineRule="auto"/>
      </w:pPr>
      <w:r>
        <w:continuationSeparator/>
      </w:r>
    </w:p>
  </w:endnote>
  <w:endnote w:type="continuationNotice" w:id="1">
    <w:p w:rsidR="00D26BAE" w:rsidRDefault="00D26BAE" w14:paraId="3C34960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5537" w:rsidRDefault="00EA5537" w14:paraId="6E07858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392889"/>
      <w:docPartObj>
        <w:docPartGallery w:val="Page Numbers (Bottom of Page)"/>
        <w:docPartUnique/>
      </w:docPartObj>
    </w:sdtPr>
    <w:sdtEndPr>
      <w:rPr>
        <w:noProof/>
      </w:rPr>
    </w:sdtEndPr>
    <w:sdtContent>
      <w:p w:rsidR="00EA5537" w:rsidRDefault="00EA5537" w14:paraId="538E1F41" w14:textId="775B6D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EA5537" w:rsidRDefault="00EA5537" w14:paraId="3578E29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5537" w:rsidRDefault="00EA5537" w14:paraId="1411DA0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6BAE" w:rsidP="00EA5537" w:rsidRDefault="00D26BAE" w14:paraId="2FE5BEC5" w14:textId="77777777">
      <w:pPr>
        <w:spacing w:after="0" w:line="240" w:lineRule="auto"/>
      </w:pPr>
      <w:r>
        <w:separator/>
      </w:r>
    </w:p>
  </w:footnote>
  <w:footnote w:type="continuationSeparator" w:id="0">
    <w:p w:rsidR="00D26BAE" w:rsidP="00EA5537" w:rsidRDefault="00D26BAE" w14:paraId="3E82559C" w14:textId="77777777">
      <w:pPr>
        <w:spacing w:after="0" w:line="240" w:lineRule="auto"/>
      </w:pPr>
      <w:r>
        <w:continuationSeparator/>
      </w:r>
    </w:p>
  </w:footnote>
  <w:footnote w:type="continuationNotice" w:id="1">
    <w:p w:rsidR="00D26BAE" w:rsidRDefault="00D26BAE" w14:paraId="0DD35B1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5537" w:rsidRDefault="00EA5537" w14:paraId="3D71207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498390"/>
      <w:docPartObj>
        <w:docPartGallery w:val="Watermarks"/>
        <w:docPartUnique/>
      </w:docPartObj>
    </w:sdtPr>
    <w:sdtContent>
      <w:p w:rsidR="00EA5537" w:rsidRDefault="00B14077" w14:paraId="390B379B" w14:textId="1D415997">
        <w:pPr>
          <w:pStyle w:val="Header"/>
        </w:pPr>
        <w:r>
          <w:rPr>
            <w:noProof/>
          </w:rPr>
          <w:pict w14:anchorId="0BE5DE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style="position:absolute;margin-left:0;margin-top:0;width:527.85pt;height:131.95pt;rotation:315;z-index:-251658752;mso-position-horizontal:center;mso-position-horizontal-relative:margin;mso-position-vertical:center;mso-position-vertical-relative:margin" o:spid="_x0000_s1025" o:allowincell="f" fillcolor="silver" stroked="f" type="#_x0000_t136">
              <v:fill opacity=".5"/>
              <v:textpath style="font-family:&quot;Calibri&quot;;font-size:1pt" string="CONFIDENTIAL"/>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5537" w:rsidRDefault="00EA5537" w14:paraId="164A21DA"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L1pZ1mAW5CY+e" int2:id="X64ZLHS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360f9f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0ED1303"/>
    <w:multiLevelType w:val="multilevel"/>
    <w:tmpl w:val="1AF6AE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6781EB7"/>
    <w:multiLevelType w:val="multilevel"/>
    <w:tmpl w:val="1A520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BC04C8F"/>
    <w:multiLevelType w:val="hybridMultilevel"/>
    <w:tmpl w:val="78D6256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07D4D9"/>
    <w:multiLevelType w:val="hybridMultilevel"/>
    <w:tmpl w:val="FFFFFFFF"/>
    <w:lvl w:ilvl="0" w:tplc="84FC303C">
      <w:start w:val="1"/>
      <w:numFmt w:val="decimal"/>
      <w:lvlText w:val="%1."/>
      <w:lvlJc w:val="left"/>
      <w:pPr>
        <w:ind w:left="720" w:hanging="360"/>
      </w:pPr>
    </w:lvl>
    <w:lvl w:ilvl="1" w:tplc="D55004CA">
      <w:start w:val="1"/>
      <w:numFmt w:val="lowerLetter"/>
      <w:lvlText w:val="%2."/>
      <w:lvlJc w:val="left"/>
      <w:pPr>
        <w:ind w:left="1440" w:hanging="360"/>
      </w:pPr>
    </w:lvl>
    <w:lvl w:ilvl="2" w:tplc="3536B2D6">
      <w:start w:val="1"/>
      <w:numFmt w:val="lowerRoman"/>
      <w:lvlText w:val="%3."/>
      <w:lvlJc w:val="right"/>
      <w:pPr>
        <w:ind w:left="2160" w:hanging="180"/>
      </w:pPr>
    </w:lvl>
    <w:lvl w:ilvl="3" w:tplc="2E9EA7A0">
      <w:start w:val="1"/>
      <w:numFmt w:val="decimal"/>
      <w:lvlText w:val="%4."/>
      <w:lvlJc w:val="left"/>
      <w:pPr>
        <w:ind w:left="2880" w:hanging="360"/>
      </w:pPr>
    </w:lvl>
    <w:lvl w:ilvl="4" w:tplc="59FEF47C">
      <w:start w:val="1"/>
      <w:numFmt w:val="lowerLetter"/>
      <w:lvlText w:val="%5."/>
      <w:lvlJc w:val="left"/>
      <w:pPr>
        <w:ind w:left="3600" w:hanging="360"/>
      </w:pPr>
    </w:lvl>
    <w:lvl w:ilvl="5" w:tplc="CDC0EA62">
      <w:start w:val="1"/>
      <w:numFmt w:val="lowerRoman"/>
      <w:lvlText w:val="%6."/>
      <w:lvlJc w:val="right"/>
      <w:pPr>
        <w:ind w:left="4320" w:hanging="180"/>
      </w:pPr>
    </w:lvl>
    <w:lvl w:ilvl="6" w:tplc="48DEF390">
      <w:start w:val="1"/>
      <w:numFmt w:val="decimal"/>
      <w:lvlText w:val="%7."/>
      <w:lvlJc w:val="left"/>
      <w:pPr>
        <w:ind w:left="5040" w:hanging="360"/>
      </w:pPr>
    </w:lvl>
    <w:lvl w:ilvl="7" w:tplc="951CD282">
      <w:start w:val="1"/>
      <w:numFmt w:val="lowerLetter"/>
      <w:lvlText w:val="%8."/>
      <w:lvlJc w:val="left"/>
      <w:pPr>
        <w:ind w:left="5760" w:hanging="360"/>
      </w:pPr>
    </w:lvl>
    <w:lvl w:ilvl="8" w:tplc="6D781C66">
      <w:start w:val="1"/>
      <w:numFmt w:val="lowerRoman"/>
      <w:lvlText w:val="%9."/>
      <w:lvlJc w:val="right"/>
      <w:pPr>
        <w:ind w:left="6480" w:hanging="180"/>
      </w:pPr>
    </w:lvl>
  </w:abstractNum>
  <w:abstractNum w:abstractNumId="4" w15:restartNumberingAfterBreak="0">
    <w:nsid w:val="30FE2AC7"/>
    <w:multiLevelType w:val="multilevel"/>
    <w:tmpl w:val="96C0AE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B1D7663"/>
    <w:multiLevelType w:val="multilevel"/>
    <w:tmpl w:val="0784C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3DED7600"/>
    <w:multiLevelType w:val="multilevel"/>
    <w:tmpl w:val="3D0E9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E866070"/>
    <w:multiLevelType w:val="multilevel"/>
    <w:tmpl w:val="FB5231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 w15:restartNumberingAfterBreak="0">
    <w:nsid w:val="3F9C03A0"/>
    <w:multiLevelType w:val="hybridMultilevel"/>
    <w:tmpl w:val="64907D2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0344654"/>
    <w:multiLevelType w:val="multilevel"/>
    <w:tmpl w:val="AD6A4A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38B7D94"/>
    <w:multiLevelType w:val="hybridMultilevel"/>
    <w:tmpl w:val="B67896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2012EBF"/>
    <w:multiLevelType w:val="multilevel"/>
    <w:tmpl w:val="3A60C5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54371467"/>
    <w:multiLevelType w:val="multilevel"/>
    <w:tmpl w:val="C6043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551C4F73"/>
    <w:multiLevelType w:val="multilevel"/>
    <w:tmpl w:val="49A47B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57DF5F66"/>
    <w:multiLevelType w:val="multilevel"/>
    <w:tmpl w:val="4558C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5EDB39A9"/>
    <w:multiLevelType w:val="multilevel"/>
    <w:tmpl w:val="9E827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6E520D8D"/>
    <w:multiLevelType w:val="multilevel"/>
    <w:tmpl w:val="1FA2CD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721439CB"/>
    <w:multiLevelType w:val="multilevel"/>
    <w:tmpl w:val="D45A1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2A046AB"/>
    <w:multiLevelType w:val="multilevel"/>
    <w:tmpl w:val="B314B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733BA3FB"/>
    <w:multiLevelType w:val="hybridMultilevel"/>
    <w:tmpl w:val="FFFFFFFF"/>
    <w:lvl w:ilvl="0" w:tplc="7C9E5C5C">
      <w:start w:val="1"/>
      <w:numFmt w:val="bullet"/>
      <w:lvlText w:val="-"/>
      <w:lvlJc w:val="left"/>
      <w:pPr>
        <w:ind w:left="720" w:hanging="360"/>
      </w:pPr>
      <w:rPr>
        <w:rFonts w:hint="default" w:ascii="Aptos" w:hAnsi="Aptos"/>
      </w:rPr>
    </w:lvl>
    <w:lvl w:ilvl="1" w:tplc="97E009C4">
      <w:start w:val="1"/>
      <w:numFmt w:val="bullet"/>
      <w:lvlText w:val="o"/>
      <w:lvlJc w:val="left"/>
      <w:pPr>
        <w:ind w:left="1440" w:hanging="360"/>
      </w:pPr>
      <w:rPr>
        <w:rFonts w:hint="default" w:ascii="Courier New" w:hAnsi="Courier New"/>
      </w:rPr>
    </w:lvl>
    <w:lvl w:ilvl="2" w:tplc="E8CA2F1C">
      <w:start w:val="1"/>
      <w:numFmt w:val="bullet"/>
      <w:lvlText w:val=""/>
      <w:lvlJc w:val="left"/>
      <w:pPr>
        <w:ind w:left="2160" w:hanging="360"/>
      </w:pPr>
      <w:rPr>
        <w:rFonts w:hint="default" w:ascii="Wingdings" w:hAnsi="Wingdings"/>
      </w:rPr>
    </w:lvl>
    <w:lvl w:ilvl="3" w:tplc="93EE940A">
      <w:start w:val="1"/>
      <w:numFmt w:val="bullet"/>
      <w:lvlText w:val=""/>
      <w:lvlJc w:val="left"/>
      <w:pPr>
        <w:ind w:left="2880" w:hanging="360"/>
      </w:pPr>
      <w:rPr>
        <w:rFonts w:hint="default" w:ascii="Symbol" w:hAnsi="Symbol"/>
      </w:rPr>
    </w:lvl>
    <w:lvl w:ilvl="4" w:tplc="E53855AA">
      <w:start w:val="1"/>
      <w:numFmt w:val="bullet"/>
      <w:lvlText w:val="o"/>
      <w:lvlJc w:val="left"/>
      <w:pPr>
        <w:ind w:left="3600" w:hanging="360"/>
      </w:pPr>
      <w:rPr>
        <w:rFonts w:hint="default" w:ascii="Courier New" w:hAnsi="Courier New"/>
      </w:rPr>
    </w:lvl>
    <w:lvl w:ilvl="5" w:tplc="CB284964">
      <w:start w:val="1"/>
      <w:numFmt w:val="bullet"/>
      <w:lvlText w:val=""/>
      <w:lvlJc w:val="left"/>
      <w:pPr>
        <w:ind w:left="4320" w:hanging="360"/>
      </w:pPr>
      <w:rPr>
        <w:rFonts w:hint="default" w:ascii="Wingdings" w:hAnsi="Wingdings"/>
      </w:rPr>
    </w:lvl>
    <w:lvl w:ilvl="6" w:tplc="CEF2BFE0">
      <w:start w:val="1"/>
      <w:numFmt w:val="bullet"/>
      <w:lvlText w:val=""/>
      <w:lvlJc w:val="left"/>
      <w:pPr>
        <w:ind w:left="5040" w:hanging="360"/>
      </w:pPr>
      <w:rPr>
        <w:rFonts w:hint="default" w:ascii="Symbol" w:hAnsi="Symbol"/>
      </w:rPr>
    </w:lvl>
    <w:lvl w:ilvl="7" w:tplc="A5427862">
      <w:start w:val="1"/>
      <w:numFmt w:val="bullet"/>
      <w:lvlText w:val="o"/>
      <w:lvlJc w:val="left"/>
      <w:pPr>
        <w:ind w:left="5760" w:hanging="360"/>
      </w:pPr>
      <w:rPr>
        <w:rFonts w:hint="default" w:ascii="Courier New" w:hAnsi="Courier New"/>
      </w:rPr>
    </w:lvl>
    <w:lvl w:ilvl="8" w:tplc="C3A28E94">
      <w:start w:val="1"/>
      <w:numFmt w:val="bullet"/>
      <w:lvlText w:val=""/>
      <w:lvlJc w:val="left"/>
      <w:pPr>
        <w:ind w:left="6480" w:hanging="360"/>
      </w:pPr>
      <w:rPr>
        <w:rFonts w:hint="default" w:ascii="Wingdings" w:hAnsi="Wingdings"/>
      </w:rPr>
    </w:lvl>
  </w:abstractNum>
  <w:abstractNum w:abstractNumId="20" w15:restartNumberingAfterBreak="0">
    <w:nsid w:val="79811604"/>
    <w:multiLevelType w:val="multilevel"/>
    <w:tmpl w:val="BB5A04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22">
    <w:abstractNumId w:val="21"/>
  </w:num>
  <w:num w:numId="1" w16cid:durableId="2106656475">
    <w:abstractNumId w:val="3"/>
  </w:num>
  <w:num w:numId="2" w16cid:durableId="1241792741">
    <w:abstractNumId w:val="16"/>
  </w:num>
  <w:num w:numId="3" w16cid:durableId="1845315692">
    <w:abstractNumId w:val="18"/>
  </w:num>
  <w:num w:numId="4" w16cid:durableId="1663464002">
    <w:abstractNumId w:val="0"/>
  </w:num>
  <w:num w:numId="5" w16cid:durableId="2126147539">
    <w:abstractNumId w:val="9"/>
  </w:num>
  <w:num w:numId="6" w16cid:durableId="159346394">
    <w:abstractNumId w:val="7"/>
  </w:num>
  <w:num w:numId="7" w16cid:durableId="10883174">
    <w:abstractNumId w:val="6"/>
  </w:num>
  <w:num w:numId="8" w16cid:durableId="709302673">
    <w:abstractNumId w:val="1"/>
  </w:num>
  <w:num w:numId="9" w16cid:durableId="888145692">
    <w:abstractNumId w:val="13"/>
  </w:num>
  <w:num w:numId="10" w16cid:durableId="1152716093">
    <w:abstractNumId w:val="15"/>
  </w:num>
  <w:num w:numId="11" w16cid:durableId="186796197">
    <w:abstractNumId w:val="14"/>
  </w:num>
  <w:num w:numId="12" w16cid:durableId="668219147">
    <w:abstractNumId w:val="20"/>
  </w:num>
  <w:num w:numId="13" w16cid:durableId="1700205601">
    <w:abstractNumId w:val="5"/>
  </w:num>
  <w:num w:numId="14" w16cid:durableId="1461731622">
    <w:abstractNumId w:val="12"/>
  </w:num>
  <w:num w:numId="15" w16cid:durableId="119495842">
    <w:abstractNumId w:val="17"/>
  </w:num>
  <w:num w:numId="16" w16cid:durableId="879633858">
    <w:abstractNumId w:val="11"/>
  </w:num>
  <w:num w:numId="17" w16cid:durableId="751242100">
    <w:abstractNumId w:val="4"/>
  </w:num>
  <w:num w:numId="18" w16cid:durableId="1084109870">
    <w:abstractNumId w:val="19"/>
  </w:num>
  <w:num w:numId="19" w16cid:durableId="1669364442">
    <w:abstractNumId w:val="10"/>
  </w:num>
  <w:num w:numId="20" w16cid:durableId="2110661344">
    <w:abstractNumId w:val="2"/>
  </w:num>
  <w:num w:numId="21" w16cid:durableId="16504785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821"/>
    <w:rsid w:val="00003039"/>
    <w:rsid w:val="00003874"/>
    <w:rsid w:val="00010C07"/>
    <w:rsid w:val="00016798"/>
    <w:rsid w:val="0002148C"/>
    <w:rsid w:val="00021583"/>
    <w:rsid w:val="000230FD"/>
    <w:rsid w:val="0002334F"/>
    <w:rsid w:val="0002798A"/>
    <w:rsid w:val="00033831"/>
    <w:rsid w:val="00042B2E"/>
    <w:rsid w:val="00051937"/>
    <w:rsid w:val="00063343"/>
    <w:rsid w:val="00063815"/>
    <w:rsid w:val="0007605A"/>
    <w:rsid w:val="00077554"/>
    <w:rsid w:val="000779C2"/>
    <w:rsid w:val="0008114B"/>
    <w:rsid w:val="00081717"/>
    <w:rsid w:val="000842EC"/>
    <w:rsid w:val="000908EB"/>
    <w:rsid w:val="00093E1B"/>
    <w:rsid w:val="00097A98"/>
    <w:rsid w:val="000A125C"/>
    <w:rsid w:val="000A4B83"/>
    <w:rsid w:val="000A607F"/>
    <w:rsid w:val="000A77BE"/>
    <w:rsid w:val="000B1E78"/>
    <w:rsid w:val="000B252D"/>
    <w:rsid w:val="000B2746"/>
    <w:rsid w:val="000B3027"/>
    <w:rsid w:val="000C3661"/>
    <w:rsid w:val="000C40AA"/>
    <w:rsid w:val="000C7F00"/>
    <w:rsid w:val="000D44AB"/>
    <w:rsid w:val="000D5F5C"/>
    <w:rsid w:val="000D7642"/>
    <w:rsid w:val="000E012F"/>
    <w:rsid w:val="000E19B9"/>
    <w:rsid w:val="000E5ADA"/>
    <w:rsid w:val="000E6A7D"/>
    <w:rsid w:val="000F3FCD"/>
    <w:rsid w:val="000F4FAF"/>
    <w:rsid w:val="00101307"/>
    <w:rsid w:val="00103193"/>
    <w:rsid w:val="00103CA8"/>
    <w:rsid w:val="001072EB"/>
    <w:rsid w:val="00112D45"/>
    <w:rsid w:val="00113E26"/>
    <w:rsid w:val="00120CA4"/>
    <w:rsid w:val="00123632"/>
    <w:rsid w:val="00127F9A"/>
    <w:rsid w:val="00133A59"/>
    <w:rsid w:val="00136284"/>
    <w:rsid w:val="00140637"/>
    <w:rsid w:val="00141390"/>
    <w:rsid w:val="00141C82"/>
    <w:rsid w:val="00155A52"/>
    <w:rsid w:val="00161D1E"/>
    <w:rsid w:val="00162911"/>
    <w:rsid w:val="00166D3F"/>
    <w:rsid w:val="00180E11"/>
    <w:rsid w:val="00180EB3"/>
    <w:rsid w:val="001815C7"/>
    <w:rsid w:val="00182D2D"/>
    <w:rsid w:val="0018560B"/>
    <w:rsid w:val="001908C0"/>
    <w:rsid w:val="00196A9A"/>
    <w:rsid w:val="001A1190"/>
    <w:rsid w:val="001A26BC"/>
    <w:rsid w:val="001A4948"/>
    <w:rsid w:val="001A5697"/>
    <w:rsid w:val="001A58E0"/>
    <w:rsid w:val="001B201A"/>
    <w:rsid w:val="001B3BDC"/>
    <w:rsid w:val="001B6C3B"/>
    <w:rsid w:val="001B6DE9"/>
    <w:rsid w:val="001C26AE"/>
    <w:rsid w:val="001C680B"/>
    <w:rsid w:val="001D0D9D"/>
    <w:rsid w:val="001D14E9"/>
    <w:rsid w:val="001D562E"/>
    <w:rsid w:val="001D65B4"/>
    <w:rsid w:val="001D6A5B"/>
    <w:rsid w:val="001D6E6B"/>
    <w:rsid w:val="001E2639"/>
    <w:rsid w:val="001E2DAE"/>
    <w:rsid w:val="001E63F4"/>
    <w:rsid w:val="001F21C1"/>
    <w:rsid w:val="001F4896"/>
    <w:rsid w:val="0021324F"/>
    <w:rsid w:val="00215171"/>
    <w:rsid w:val="002201C8"/>
    <w:rsid w:val="00224E79"/>
    <w:rsid w:val="00233112"/>
    <w:rsid w:val="00243F88"/>
    <w:rsid w:val="00251B9D"/>
    <w:rsid w:val="00257098"/>
    <w:rsid w:val="00260167"/>
    <w:rsid w:val="00260318"/>
    <w:rsid w:val="00272EFB"/>
    <w:rsid w:val="002762F3"/>
    <w:rsid w:val="00276C59"/>
    <w:rsid w:val="002912D2"/>
    <w:rsid w:val="00297A80"/>
    <w:rsid w:val="002B07D3"/>
    <w:rsid w:val="002B2A32"/>
    <w:rsid w:val="002B4B35"/>
    <w:rsid w:val="002B4CAA"/>
    <w:rsid w:val="002B7555"/>
    <w:rsid w:val="002C40CB"/>
    <w:rsid w:val="002D588A"/>
    <w:rsid w:val="002D6128"/>
    <w:rsid w:val="002D7482"/>
    <w:rsid w:val="002E0248"/>
    <w:rsid w:val="002E20DF"/>
    <w:rsid w:val="002E27CB"/>
    <w:rsid w:val="002E2C59"/>
    <w:rsid w:val="002E4BF8"/>
    <w:rsid w:val="002E4F92"/>
    <w:rsid w:val="002F157F"/>
    <w:rsid w:val="002F170F"/>
    <w:rsid w:val="002F511E"/>
    <w:rsid w:val="00315354"/>
    <w:rsid w:val="003158C2"/>
    <w:rsid w:val="00323A3D"/>
    <w:rsid w:val="003249C0"/>
    <w:rsid w:val="00325DE0"/>
    <w:rsid w:val="00332069"/>
    <w:rsid w:val="00333533"/>
    <w:rsid w:val="00334294"/>
    <w:rsid w:val="00334CD3"/>
    <w:rsid w:val="00341010"/>
    <w:rsid w:val="00341FA8"/>
    <w:rsid w:val="003447B3"/>
    <w:rsid w:val="00350A81"/>
    <w:rsid w:val="00351E08"/>
    <w:rsid w:val="0035388A"/>
    <w:rsid w:val="00363153"/>
    <w:rsid w:val="003646F1"/>
    <w:rsid w:val="00367F35"/>
    <w:rsid w:val="003703E3"/>
    <w:rsid w:val="00374561"/>
    <w:rsid w:val="003746BA"/>
    <w:rsid w:val="003749D0"/>
    <w:rsid w:val="00377049"/>
    <w:rsid w:val="00381034"/>
    <w:rsid w:val="00382DEA"/>
    <w:rsid w:val="00382FAF"/>
    <w:rsid w:val="00391099"/>
    <w:rsid w:val="0039401F"/>
    <w:rsid w:val="00394CD5"/>
    <w:rsid w:val="003A2259"/>
    <w:rsid w:val="003B086A"/>
    <w:rsid w:val="003B1795"/>
    <w:rsid w:val="003B5409"/>
    <w:rsid w:val="003B5D0D"/>
    <w:rsid w:val="003C1B0B"/>
    <w:rsid w:val="003C28CC"/>
    <w:rsid w:val="003C6C43"/>
    <w:rsid w:val="003E4FF6"/>
    <w:rsid w:val="003F2A6D"/>
    <w:rsid w:val="003F2DB6"/>
    <w:rsid w:val="00400261"/>
    <w:rsid w:val="00402426"/>
    <w:rsid w:val="0040318E"/>
    <w:rsid w:val="00411934"/>
    <w:rsid w:val="00412540"/>
    <w:rsid w:val="004125B2"/>
    <w:rsid w:val="00414C1F"/>
    <w:rsid w:val="00421C47"/>
    <w:rsid w:val="004248D1"/>
    <w:rsid w:val="00424BAA"/>
    <w:rsid w:val="004449F7"/>
    <w:rsid w:val="00446727"/>
    <w:rsid w:val="00446963"/>
    <w:rsid w:val="0044797C"/>
    <w:rsid w:val="0045585D"/>
    <w:rsid w:val="0046186E"/>
    <w:rsid w:val="00461923"/>
    <w:rsid w:val="00466393"/>
    <w:rsid w:val="0046663F"/>
    <w:rsid w:val="00466820"/>
    <w:rsid w:val="0047307A"/>
    <w:rsid w:val="004734D0"/>
    <w:rsid w:val="00477A68"/>
    <w:rsid w:val="0048469D"/>
    <w:rsid w:val="00486754"/>
    <w:rsid w:val="004906A5"/>
    <w:rsid w:val="0049076D"/>
    <w:rsid w:val="004953F1"/>
    <w:rsid w:val="004A2AE9"/>
    <w:rsid w:val="004C12C0"/>
    <w:rsid w:val="004C1F05"/>
    <w:rsid w:val="004C25E6"/>
    <w:rsid w:val="004C6D0B"/>
    <w:rsid w:val="004D5340"/>
    <w:rsid w:val="004D5429"/>
    <w:rsid w:val="004E2029"/>
    <w:rsid w:val="004F1B71"/>
    <w:rsid w:val="004F284F"/>
    <w:rsid w:val="004F522F"/>
    <w:rsid w:val="004F689D"/>
    <w:rsid w:val="0050783E"/>
    <w:rsid w:val="00514326"/>
    <w:rsid w:val="005163F2"/>
    <w:rsid w:val="005168AD"/>
    <w:rsid w:val="00516B7C"/>
    <w:rsid w:val="00517793"/>
    <w:rsid w:val="005205DF"/>
    <w:rsid w:val="00530261"/>
    <w:rsid w:val="00532112"/>
    <w:rsid w:val="005336F2"/>
    <w:rsid w:val="005341DD"/>
    <w:rsid w:val="005345DC"/>
    <w:rsid w:val="00543248"/>
    <w:rsid w:val="00543E87"/>
    <w:rsid w:val="00546A2B"/>
    <w:rsid w:val="00551FD6"/>
    <w:rsid w:val="005525B9"/>
    <w:rsid w:val="005553A2"/>
    <w:rsid w:val="00557346"/>
    <w:rsid w:val="00565DF3"/>
    <w:rsid w:val="0057139D"/>
    <w:rsid w:val="0057185A"/>
    <w:rsid w:val="00573282"/>
    <w:rsid w:val="00583119"/>
    <w:rsid w:val="00591A01"/>
    <w:rsid w:val="0059231A"/>
    <w:rsid w:val="00596475"/>
    <w:rsid w:val="005A4FEF"/>
    <w:rsid w:val="005A55EF"/>
    <w:rsid w:val="005A669A"/>
    <w:rsid w:val="005B019B"/>
    <w:rsid w:val="005B28AF"/>
    <w:rsid w:val="005B7414"/>
    <w:rsid w:val="005B78B2"/>
    <w:rsid w:val="005C1B57"/>
    <w:rsid w:val="005C51A5"/>
    <w:rsid w:val="005C7533"/>
    <w:rsid w:val="005D32B6"/>
    <w:rsid w:val="005E6728"/>
    <w:rsid w:val="005F3030"/>
    <w:rsid w:val="005F33BB"/>
    <w:rsid w:val="005F49F8"/>
    <w:rsid w:val="006006FB"/>
    <w:rsid w:val="00602A96"/>
    <w:rsid w:val="00607938"/>
    <w:rsid w:val="006079F5"/>
    <w:rsid w:val="00613A68"/>
    <w:rsid w:val="00613B4E"/>
    <w:rsid w:val="0061528E"/>
    <w:rsid w:val="00616C78"/>
    <w:rsid w:val="00617AA6"/>
    <w:rsid w:val="00620B3B"/>
    <w:rsid w:val="00620C61"/>
    <w:rsid w:val="00635267"/>
    <w:rsid w:val="006363E6"/>
    <w:rsid w:val="00640E62"/>
    <w:rsid w:val="006463FA"/>
    <w:rsid w:val="00650475"/>
    <w:rsid w:val="00651607"/>
    <w:rsid w:val="006517A4"/>
    <w:rsid w:val="00654395"/>
    <w:rsid w:val="00657903"/>
    <w:rsid w:val="006639DA"/>
    <w:rsid w:val="00663B17"/>
    <w:rsid w:val="006661A1"/>
    <w:rsid w:val="006740EC"/>
    <w:rsid w:val="00680EA9"/>
    <w:rsid w:val="00682141"/>
    <w:rsid w:val="00686D1F"/>
    <w:rsid w:val="0069336A"/>
    <w:rsid w:val="00693455"/>
    <w:rsid w:val="006B0AA7"/>
    <w:rsid w:val="006B181B"/>
    <w:rsid w:val="006B7B1A"/>
    <w:rsid w:val="006C33F8"/>
    <w:rsid w:val="006C6B8A"/>
    <w:rsid w:val="006D0725"/>
    <w:rsid w:val="006D1CB8"/>
    <w:rsid w:val="006D2857"/>
    <w:rsid w:val="006D3105"/>
    <w:rsid w:val="006D51F7"/>
    <w:rsid w:val="006D5E18"/>
    <w:rsid w:val="006E2A0F"/>
    <w:rsid w:val="006E7A01"/>
    <w:rsid w:val="006F1ADB"/>
    <w:rsid w:val="006F3676"/>
    <w:rsid w:val="006F50D1"/>
    <w:rsid w:val="006F5BC2"/>
    <w:rsid w:val="00700181"/>
    <w:rsid w:val="00700EE7"/>
    <w:rsid w:val="00700F66"/>
    <w:rsid w:val="00701296"/>
    <w:rsid w:val="00701363"/>
    <w:rsid w:val="00703A18"/>
    <w:rsid w:val="00712EC0"/>
    <w:rsid w:val="007156C0"/>
    <w:rsid w:val="00731141"/>
    <w:rsid w:val="00735E9C"/>
    <w:rsid w:val="00740A03"/>
    <w:rsid w:val="007429D2"/>
    <w:rsid w:val="00742F28"/>
    <w:rsid w:val="00743B89"/>
    <w:rsid w:val="00746BB9"/>
    <w:rsid w:val="00747802"/>
    <w:rsid w:val="007501A5"/>
    <w:rsid w:val="0075528C"/>
    <w:rsid w:val="00762A56"/>
    <w:rsid w:val="00770EF8"/>
    <w:rsid w:val="0077272B"/>
    <w:rsid w:val="007728AF"/>
    <w:rsid w:val="00776C55"/>
    <w:rsid w:val="007805D8"/>
    <w:rsid w:val="00794255"/>
    <w:rsid w:val="007A22DD"/>
    <w:rsid w:val="007A6BDF"/>
    <w:rsid w:val="007A78C1"/>
    <w:rsid w:val="007B12BC"/>
    <w:rsid w:val="007B3605"/>
    <w:rsid w:val="007B56D0"/>
    <w:rsid w:val="007B6B8F"/>
    <w:rsid w:val="007B7400"/>
    <w:rsid w:val="007C3EC8"/>
    <w:rsid w:val="007C7A1A"/>
    <w:rsid w:val="007D4A10"/>
    <w:rsid w:val="007E525D"/>
    <w:rsid w:val="007F1CC5"/>
    <w:rsid w:val="007F342A"/>
    <w:rsid w:val="007F40B8"/>
    <w:rsid w:val="00801C08"/>
    <w:rsid w:val="00803DA5"/>
    <w:rsid w:val="00807ABC"/>
    <w:rsid w:val="00813ED4"/>
    <w:rsid w:val="00817FB1"/>
    <w:rsid w:val="0082126E"/>
    <w:rsid w:val="00832355"/>
    <w:rsid w:val="00832E39"/>
    <w:rsid w:val="00842F37"/>
    <w:rsid w:val="00850CF2"/>
    <w:rsid w:val="008573FA"/>
    <w:rsid w:val="00857B04"/>
    <w:rsid w:val="00873172"/>
    <w:rsid w:val="0087524A"/>
    <w:rsid w:val="008813A0"/>
    <w:rsid w:val="008871F5"/>
    <w:rsid w:val="008919F2"/>
    <w:rsid w:val="00891C24"/>
    <w:rsid w:val="008A2B5F"/>
    <w:rsid w:val="008A546A"/>
    <w:rsid w:val="008A6864"/>
    <w:rsid w:val="008B37DA"/>
    <w:rsid w:val="008B3E37"/>
    <w:rsid w:val="008C00CF"/>
    <w:rsid w:val="008C670A"/>
    <w:rsid w:val="008D22EF"/>
    <w:rsid w:val="008D3702"/>
    <w:rsid w:val="008D4661"/>
    <w:rsid w:val="008D47CE"/>
    <w:rsid w:val="008D579F"/>
    <w:rsid w:val="008E429B"/>
    <w:rsid w:val="008F1A3D"/>
    <w:rsid w:val="00900525"/>
    <w:rsid w:val="0090174F"/>
    <w:rsid w:val="00904874"/>
    <w:rsid w:val="00906F3F"/>
    <w:rsid w:val="009077BE"/>
    <w:rsid w:val="00913089"/>
    <w:rsid w:val="00926F9F"/>
    <w:rsid w:val="00927E8D"/>
    <w:rsid w:val="009312CF"/>
    <w:rsid w:val="00933876"/>
    <w:rsid w:val="009348C4"/>
    <w:rsid w:val="009375D2"/>
    <w:rsid w:val="00943247"/>
    <w:rsid w:val="009500AB"/>
    <w:rsid w:val="009505F7"/>
    <w:rsid w:val="00951DC9"/>
    <w:rsid w:val="00961265"/>
    <w:rsid w:val="00981BBE"/>
    <w:rsid w:val="00986A12"/>
    <w:rsid w:val="00987AA2"/>
    <w:rsid w:val="00987EC0"/>
    <w:rsid w:val="00993DA6"/>
    <w:rsid w:val="009A770F"/>
    <w:rsid w:val="009B13ED"/>
    <w:rsid w:val="009B3320"/>
    <w:rsid w:val="009B554B"/>
    <w:rsid w:val="009B63BF"/>
    <w:rsid w:val="009C2B42"/>
    <w:rsid w:val="009D2F76"/>
    <w:rsid w:val="009D79C8"/>
    <w:rsid w:val="009E0D4C"/>
    <w:rsid w:val="009E73CB"/>
    <w:rsid w:val="009F4ED1"/>
    <w:rsid w:val="009F51DB"/>
    <w:rsid w:val="00A0173F"/>
    <w:rsid w:val="00A03607"/>
    <w:rsid w:val="00A045C8"/>
    <w:rsid w:val="00A0538E"/>
    <w:rsid w:val="00A05664"/>
    <w:rsid w:val="00A12BE5"/>
    <w:rsid w:val="00A155D4"/>
    <w:rsid w:val="00A25583"/>
    <w:rsid w:val="00A26636"/>
    <w:rsid w:val="00A30A11"/>
    <w:rsid w:val="00A3108E"/>
    <w:rsid w:val="00A3139A"/>
    <w:rsid w:val="00A32F9C"/>
    <w:rsid w:val="00A3786F"/>
    <w:rsid w:val="00A46200"/>
    <w:rsid w:val="00A502CF"/>
    <w:rsid w:val="00A574DB"/>
    <w:rsid w:val="00A675B4"/>
    <w:rsid w:val="00A67E3B"/>
    <w:rsid w:val="00A706E7"/>
    <w:rsid w:val="00A81091"/>
    <w:rsid w:val="00A8574C"/>
    <w:rsid w:val="00A87289"/>
    <w:rsid w:val="00A8774A"/>
    <w:rsid w:val="00A87CC5"/>
    <w:rsid w:val="00A9761B"/>
    <w:rsid w:val="00AA0DB1"/>
    <w:rsid w:val="00AA2AA2"/>
    <w:rsid w:val="00AA3543"/>
    <w:rsid w:val="00AA42AA"/>
    <w:rsid w:val="00AA4306"/>
    <w:rsid w:val="00AA70B3"/>
    <w:rsid w:val="00AB0F3F"/>
    <w:rsid w:val="00AB1BE4"/>
    <w:rsid w:val="00AB21E9"/>
    <w:rsid w:val="00AB770F"/>
    <w:rsid w:val="00AB7CC6"/>
    <w:rsid w:val="00AC2BC7"/>
    <w:rsid w:val="00AD3BE1"/>
    <w:rsid w:val="00AD6F0D"/>
    <w:rsid w:val="00AE0051"/>
    <w:rsid w:val="00AE3203"/>
    <w:rsid w:val="00AE37B3"/>
    <w:rsid w:val="00AE3D30"/>
    <w:rsid w:val="00B00686"/>
    <w:rsid w:val="00B051F4"/>
    <w:rsid w:val="00B05DD9"/>
    <w:rsid w:val="00B06CF0"/>
    <w:rsid w:val="00B14077"/>
    <w:rsid w:val="00B22C44"/>
    <w:rsid w:val="00B249EC"/>
    <w:rsid w:val="00B25821"/>
    <w:rsid w:val="00B27FD0"/>
    <w:rsid w:val="00B352F2"/>
    <w:rsid w:val="00B40BE1"/>
    <w:rsid w:val="00B44234"/>
    <w:rsid w:val="00B4475E"/>
    <w:rsid w:val="00B50A02"/>
    <w:rsid w:val="00B6056D"/>
    <w:rsid w:val="00B71BC2"/>
    <w:rsid w:val="00B721A8"/>
    <w:rsid w:val="00B73B65"/>
    <w:rsid w:val="00B76AFB"/>
    <w:rsid w:val="00B8293D"/>
    <w:rsid w:val="00B86E9B"/>
    <w:rsid w:val="00B876D8"/>
    <w:rsid w:val="00B91C8C"/>
    <w:rsid w:val="00BA0935"/>
    <w:rsid w:val="00BA3D68"/>
    <w:rsid w:val="00BB395F"/>
    <w:rsid w:val="00BB3B1E"/>
    <w:rsid w:val="00BC3128"/>
    <w:rsid w:val="00BC6970"/>
    <w:rsid w:val="00BD4F06"/>
    <w:rsid w:val="00BD693F"/>
    <w:rsid w:val="00BE01B5"/>
    <w:rsid w:val="00BE2F24"/>
    <w:rsid w:val="00BE3C88"/>
    <w:rsid w:val="00BF1C5E"/>
    <w:rsid w:val="00BF1F8A"/>
    <w:rsid w:val="00BF3687"/>
    <w:rsid w:val="00BF3AE9"/>
    <w:rsid w:val="00BF400E"/>
    <w:rsid w:val="00BF4AED"/>
    <w:rsid w:val="00BF78AB"/>
    <w:rsid w:val="00C003E2"/>
    <w:rsid w:val="00C01441"/>
    <w:rsid w:val="00C01698"/>
    <w:rsid w:val="00C0231D"/>
    <w:rsid w:val="00C02ECB"/>
    <w:rsid w:val="00C04553"/>
    <w:rsid w:val="00C04704"/>
    <w:rsid w:val="00C1191C"/>
    <w:rsid w:val="00C169AC"/>
    <w:rsid w:val="00C23A21"/>
    <w:rsid w:val="00C23D08"/>
    <w:rsid w:val="00C25CDD"/>
    <w:rsid w:val="00C30E0C"/>
    <w:rsid w:val="00C37562"/>
    <w:rsid w:val="00C37DCB"/>
    <w:rsid w:val="00C42953"/>
    <w:rsid w:val="00C46E37"/>
    <w:rsid w:val="00C60649"/>
    <w:rsid w:val="00C60793"/>
    <w:rsid w:val="00C63AC7"/>
    <w:rsid w:val="00C7098A"/>
    <w:rsid w:val="00C71C2B"/>
    <w:rsid w:val="00C733BC"/>
    <w:rsid w:val="00C75298"/>
    <w:rsid w:val="00C753EC"/>
    <w:rsid w:val="00C7583E"/>
    <w:rsid w:val="00C759FF"/>
    <w:rsid w:val="00C9498C"/>
    <w:rsid w:val="00C94E8F"/>
    <w:rsid w:val="00C955AE"/>
    <w:rsid w:val="00C97721"/>
    <w:rsid w:val="00CA02F7"/>
    <w:rsid w:val="00CA283F"/>
    <w:rsid w:val="00CA661A"/>
    <w:rsid w:val="00CA6D27"/>
    <w:rsid w:val="00CB1AAC"/>
    <w:rsid w:val="00CB3ED4"/>
    <w:rsid w:val="00CC11BB"/>
    <w:rsid w:val="00CC4A41"/>
    <w:rsid w:val="00CC7216"/>
    <w:rsid w:val="00CD2319"/>
    <w:rsid w:val="00CE036A"/>
    <w:rsid w:val="00CE40BA"/>
    <w:rsid w:val="00CF2421"/>
    <w:rsid w:val="00CF4373"/>
    <w:rsid w:val="00CF736C"/>
    <w:rsid w:val="00D02B7C"/>
    <w:rsid w:val="00D04BF2"/>
    <w:rsid w:val="00D11812"/>
    <w:rsid w:val="00D15293"/>
    <w:rsid w:val="00D20219"/>
    <w:rsid w:val="00D21CC2"/>
    <w:rsid w:val="00D26BAE"/>
    <w:rsid w:val="00D33395"/>
    <w:rsid w:val="00D40003"/>
    <w:rsid w:val="00D40520"/>
    <w:rsid w:val="00D523A8"/>
    <w:rsid w:val="00D5623F"/>
    <w:rsid w:val="00D61322"/>
    <w:rsid w:val="00D745AB"/>
    <w:rsid w:val="00D77997"/>
    <w:rsid w:val="00D77CC2"/>
    <w:rsid w:val="00D81BCE"/>
    <w:rsid w:val="00D860FF"/>
    <w:rsid w:val="00D8795B"/>
    <w:rsid w:val="00D90F90"/>
    <w:rsid w:val="00D9155F"/>
    <w:rsid w:val="00D93D89"/>
    <w:rsid w:val="00D95E16"/>
    <w:rsid w:val="00DA0A3D"/>
    <w:rsid w:val="00DA1A9B"/>
    <w:rsid w:val="00DB2BFF"/>
    <w:rsid w:val="00DB3C51"/>
    <w:rsid w:val="00DB6D5D"/>
    <w:rsid w:val="00DC0182"/>
    <w:rsid w:val="00DC0381"/>
    <w:rsid w:val="00DC22D2"/>
    <w:rsid w:val="00DC29E0"/>
    <w:rsid w:val="00DC692D"/>
    <w:rsid w:val="00DD3E06"/>
    <w:rsid w:val="00DD4087"/>
    <w:rsid w:val="00DD4462"/>
    <w:rsid w:val="00DE1FDE"/>
    <w:rsid w:val="00DE2B7F"/>
    <w:rsid w:val="00DF05AD"/>
    <w:rsid w:val="00E0395B"/>
    <w:rsid w:val="00E03D76"/>
    <w:rsid w:val="00E108A3"/>
    <w:rsid w:val="00E14D73"/>
    <w:rsid w:val="00E173EC"/>
    <w:rsid w:val="00E2697C"/>
    <w:rsid w:val="00E26C17"/>
    <w:rsid w:val="00E31790"/>
    <w:rsid w:val="00E34193"/>
    <w:rsid w:val="00E369D5"/>
    <w:rsid w:val="00E42263"/>
    <w:rsid w:val="00E43D5D"/>
    <w:rsid w:val="00E51838"/>
    <w:rsid w:val="00E51B61"/>
    <w:rsid w:val="00E52C15"/>
    <w:rsid w:val="00E6479E"/>
    <w:rsid w:val="00E6534F"/>
    <w:rsid w:val="00E66639"/>
    <w:rsid w:val="00E70AAE"/>
    <w:rsid w:val="00E71F42"/>
    <w:rsid w:val="00E73174"/>
    <w:rsid w:val="00E73636"/>
    <w:rsid w:val="00E74374"/>
    <w:rsid w:val="00E77B7A"/>
    <w:rsid w:val="00E810EE"/>
    <w:rsid w:val="00E83476"/>
    <w:rsid w:val="00E8638B"/>
    <w:rsid w:val="00E90BF4"/>
    <w:rsid w:val="00EA04FA"/>
    <w:rsid w:val="00EA4786"/>
    <w:rsid w:val="00EA5537"/>
    <w:rsid w:val="00EB23F2"/>
    <w:rsid w:val="00EB2C41"/>
    <w:rsid w:val="00EB7B38"/>
    <w:rsid w:val="00EC1CB7"/>
    <w:rsid w:val="00EC3B13"/>
    <w:rsid w:val="00EC4C18"/>
    <w:rsid w:val="00EC5570"/>
    <w:rsid w:val="00EC5A96"/>
    <w:rsid w:val="00ED213D"/>
    <w:rsid w:val="00EE129F"/>
    <w:rsid w:val="00EE162F"/>
    <w:rsid w:val="00EE2E08"/>
    <w:rsid w:val="00EE2FD5"/>
    <w:rsid w:val="00EF0AFF"/>
    <w:rsid w:val="00EF5EF5"/>
    <w:rsid w:val="00F04D1F"/>
    <w:rsid w:val="00F112E8"/>
    <w:rsid w:val="00F11C0F"/>
    <w:rsid w:val="00F155F1"/>
    <w:rsid w:val="00F15B7D"/>
    <w:rsid w:val="00F17F16"/>
    <w:rsid w:val="00F2018B"/>
    <w:rsid w:val="00F2357A"/>
    <w:rsid w:val="00F23977"/>
    <w:rsid w:val="00F24A41"/>
    <w:rsid w:val="00F2646F"/>
    <w:rsid w:val="00F30E7B"/>
    <w:rsid w:val="00F355CD"/>
    <w:rsid w:val="00F3671F"/>
    <w:rsid w:val="00F36884"/>
    <w:rsid w:val="00F37720"/>
    <w:rsid w:val="00F40441"/>
    <w:rsid w:val="00F40523"/>
    <w:rsid w:val="00F42DCC"/>
    <w:rsid w:val="00F436EA"/>
    <w:rsid w:val="00F46892"/>
    <w:rsid w:val="00F46E22"/>
    <w:rsid w:val="00F568F7"/>
    <w:rsid w:val="00F56CDD"/>
    <w:rsid w:val="00F630F9"/>
    <w:rsid w:val="00F634A9"/>
    <w:rsid w:val="00F66476"/>
    <w:rsid w:val="00F7133A"/>
    <w:rsid w:val="00F7490A"/>
    <w:rsid w:val="00F8013A"/>
    <w:rsid w:val="00F82120"/>
    <w:rsid w:val="00F82AFC"/>
    <w:rsid w:val="00F86684"/>
    <w:rsid w:val="00F929EC"/>
    <w:rsid w:val="00F9638F"/>
    <w:rsid w:val="00FA5FBE"/>
    <w:rsid w:val="00FB61F1"/>
    <w:rsid w:val="00FB7EFF"/>
    <w:rsid w:val="00FC07C8"/>
    <w:rsid w:val="00FC1EE5"/>
    <w:rsid w:val="00FC46BB"/>
    <w:rsid w:val="00FC530A"/>
    <w:rsid w:val="00FD4F72"/>
    <w:rsid w:val="00FD5336"/>
    <w:rsid w:val="00FF349E"/>
    <w:rsid w:val="0110F817"/>
    <w:rsid w:val="017ABF9C"/>
    <w:rsid w:val="01B753EC"/>
    <w:rsid w:val="02460B1E"/>
    <w:rsid w:val="02A5EF9D"/>
    <w:rsid w:val="03F1F393"/>
    <w:rsid w:val="04260F49"/>
    <w:rsid w:val="04276513"/>
    <w:rsid w:val="0662117B"/>
    <w:rsid w:val="066C0C4F"/>
    <w:rsid w:val="06BE224E"/>
    <w:rsid w:val="086809A6"/>
    <w:rsid w:val="08E6D207"/>
    <w:rsid w:val="0901968F"/>
    <w:rsid w:val="0909AC35"/>
    <w:rsid w:val="095FBB72"/>
    <w:rsid w:val="0969B088"/>
    <w:rsid w:val="097A1992"/>
    <w:rsid w:val="097BD15E"/>
    <w:rsid w:val="0A468CDF"/>
    <w:rsid w:val="0B020EF0"/>
    <w:rsid w:val="0CCD2D54"/>
    <w:rsid w:val="0CE1FBFF"/>
    <w:rsid w:val="0DC81880"/>
    <w:rsid w:val="0E3A3BD5"/>
    <w:rsid w:val="0E612167"/>
    <w:rsid w:val="0EA0E40F"/>
    <w:rsid w:val="0EFEA578"/>
    <w:rsid w:val="10CD0C44"/>
    <w:rsid w:val="1163B8FE"/>
    <w:rsid w:val="1225DD2A"/>
    <w:rsid w:val="123EEA9F"/>
    <w:rsid w:val="12C85533"/>
    <w:rsid w:val="1397E812"/>
    <w:rsid w:val="14885652"/>
    <w:rsid w:val="15538AB6"/>
    <w:rsid w:val="16E4AF11"/>
    <w:rsid w:val="17459C80"/>
    <w:rsid w:val="17F66C65"/>
    <w:rsid w:val="1867A235"/>
    <w:rsid w:val="18CA787B"/>
    <w:rsid w:val="18E3F759"/>
    <w:rsid w:val="18F5ABAF"/>
    <w:rsid w:val="1A03A1C4"/>
    <w:rsid w:val="1AB63B9D"/>
    <w:rsid w:val="1C4659D9"/>
    <w:rsid w:val="1D5F8563"/>
    <w:rsid w:val="1E1EBE1E"/>
    <w:rsid w:val="1EDA1605"/>
    <w:rsid w:val="1F249DC8"/>
    <w:rsid w:val="1F43C27C"/>
    <w:rsid w:val="1F543F69"/>
    <w:rsid w:val="201C1AB8"/>
    <w:rsid w:val="205102A7"/>
    <w:rsid w:val="20719540"/>
    <w:rsid w:val="20B2B3BE"/>
    <w:rsid w:val="20BDD320"/>
    <w:rsid w:val="21101E36"/>
    <w:rsid w:val="21DEA9CF"/>
    <w:rsid w:val="232AC407"/>
    <w:rsid w:val="24F0FF1D"/>
    <w:rsid w:val="276F0385"/>
    <w:rsid w:val="27CDFE30"/>
    <w:rsid w:val="288DA5B3"/>
    <w:rsid w:val="28A057B4"/>
    <w:rsid w:val="2A3EC923"/>
    <w:rsid w:val="2B95322E"/>
    <w:rsid w:val="2C0CDAAE"/>
    <w:rsid w:val="2CA794F2"/>
    <w:rsid w:val="2D3BF69C"/>
    <w:rsid w:val="2F334FAF"/>
    <w:rsid w:val="2FA7F415"/>
    <w:rsid w:val="3053B08C"/>
    <w:rsid w:val="31C0F0BB"/>
    <w:rsid w:val="32CD41F2"/>
    <w:rsid w:val="33957EF5"/>
    <w:rsid w:val="340C81FA"/>
    <w:rsid w:val="35B24EDB"/>
    <w:rsid w:val="35B978B4"/>
    <w:rsid w:val="35BC4260"/>
    <w:rsid w:val="35C9CA94"/>
    <w:rsid w:val="3616A726"/>
    <w:rsid w:val="36A292EA"/>
    <w:rsid w:val="384AC9B9"/>
    <w:rsid w:val="38C31A8A"/>
    <w:rsid w:val="38F0899C"/>
    <w:rsid w:val="39090A97"/>
    <w:rsid w:val="399F1D50"/>
    <w:rsid w:val="39E9A70B"/>
    <w:rsid w:val="3A1E93DF"/>
    <w:rsid w:val="3A75D740"/>
    <w:rsid w:val="3ADC7816"/>
    <w:rsid w:val="3B1E5939"/>
    <w:rsid w:val="3BA92633"/>
    <w:rsid w:val="3BAE0744"/>
    <w:rsid w:val="3BFFFAD8"/>
    <w:rsid w:val="3D11E143"/>
    <w:rsid w:val="3E88E6A6"/>
    <w:rsid w:val="3FF9C3F7"/>
    <w:rsid w:val="401D6C84"/>
    <w:rsid w:val="40821264"/>
    <w:rsid w:val="40A07989"/>
    <w:rsid w:val="43EF9D06"/>
    <w:rsid w:val="447E048D"/>
    <w:rsid w:val="44D649AB"/>
    <w:rsid w:val="45590060"/>
    <w:rsid w:val="458A1FE5"/>
    <w:rsid w:val="46868D86"/>
    <w:rsid w:val="46D23954"/>
    <w:rsid w:val="474FC11B"/>
    <w:rsid w:val="47CECD4D"/>
    <w:rsid w:val="487EE872"/>
    <w:rsid w:val="48EF9E9C"/>
    <w:rsid w:val="4ADB9A69"/>
    <w:rsid w:val="4BDD0ADC"/>
    <w:rsid w:val="4C336570"/>
    <w:rsid w:val="4CF9BB2D"/>
    <w:rsid w:val="4D192923"/>
    <w:rsid w:val="4D2496DF"/>
    <w:rsid w:val="4E48BF0F"/>
    <w:rsid w:val="4E71B622"/>
    <w:rsid w:val="4F2B424F"/>
    <w:rsid w:val="4F59B2ED"/>
    <w:rsid w:val="4F5FB345"/>
    <w:rsid w:val="50EB3AC6"/>
    <w:rsid w:val="51BF00A9"/>
    <w:rsid w:val="52BEFD46"/>
    <w:rsid w:val="54066BEF"/>
    <w:rsid w:val="5451D8FD"/>
    <w:rsid w:val="54B9B355"/>
    <w:rsid w:val="54F34544"/>
    <w:rsid w:val="55D926C2"/>
    <w:rsid w:val="56226D34"/>
    <w:rsid w:val="56298886"/>
    <w:rsid w:val="574CFD32"/>
    <w:rsid w:val="57B137A3"/>
    <w:rsid w:val="57D4689D"/>
    <w:rsid w:val="58C710F6"/>
    <w:rsid w:val="58F32C8C"/>
    <w:rsid w:val="5A201B57"/>
    <w:rsid w:val="5ABA54A9"/>
    <w:rsid w:val="5B0606EC"/>
    <w:rsid w:val="5B2FB614"/>
    <w:rsid w:val="5B83DB75"/>
    <w:rsid w:val="5DD3CBF5"/>
    <w:rsid w:val="5E0FA00A"/>
    <w:rsid w:val="5EAC2760"/>
    <w:rsid w:val="5EE6794E"/>
    <w:rsid w:val="5EF71F9A"/>
    <w:rsid w:val="5EFA2498"/>
    <w:rsid w:val="5F2205B6"/>
    <w:rsid w:val="5FE7252E"/>
    <w:rsid w:val="602F0FED"/>
    <w:rsid w:val="6032510F"/>
    <w:rsid w:val="60D9EAC9"/>
    <w:rsid w:val="60E417E9"/>
    <w:rsid w:val="63D04B9C"/>
    <w:rsid w:val="643A31E1"/>
    <w:rsid w:val="645A3C43"/>
    <w:rsid w:val="64904F86"/>
    <w:rsid w:val="649AC721"/>
    <w:rsid w:val="6540E247"/>
    <w:rsid w:val="65B51FDD"/>
    <w:rsid w:val="65F70412"/>
    <w:rsid w:val="66424F00"/>
    <w:rsid w:val="669EE71F"/>
    <w:rsid w:val="68409E8E"/>
    <w:rsid w:val="6B6BB1F2"/>
    <w:rsid w:val="6B761670"/>
    <w:rsid w:val="6B774466"/>
    <w:rsid w:val="6C98290E"/>
    <w:rsid w:val="6D04A832"/>
    <w:rsid w:val="6D8A675F"/>
    <w:rsid w:val="6E6FC270"/>
    <w:rsid w:val="6E709399"/>
    <w:rsid w:val="6F08D36A"/>
    <w:rsid w:val="70987EE1"/>
    <w:rsid w:val="70AD17A3"/>
    <w:rsid w:val="70D8171A"/>
    <w:rsid w:val="713B78C3"/>
    <w:rsid w:val="7185E881"/>
    <w:rsid w:val="718ABDE4"/>
    <w:rsid w:val="7248ADAF"/>
    <w:rsid w:val="727341E9"/>
    <w:rsid w:val="7433AF77"/>
    <w:rsid w:val="75BEFFBF"/>
    <w:rsid w:val="7683822A"/>
    <w:rsid w:val="77CDF53A"/>
    <w:rsid w:val="7805ECBA"/>
    <w:rsid w:val="782BFB2B"/>
    <w:rsid w:val="7AEB20BC"/>
    <w:rsid w:val="7BC79309"/>
    <w:rsid w:val="7C5F093E"/>
    <w:rsid w:val="7CC8C4F3"/>
    <w:rsid w:val="7CDDCEA5"/>
    <w:rsid w:val="7D2C17EF"/>
    <w:rsid w:val="7D4A3B26"/>
    <w:rsid w:val="7D6E5337"/>
    <w:rsid w:val="7DA19FA2"/>
    <w:rsid w:val="7DF1E2E7"/>
    <w:rsid w:val="7EB2B3A5"/>
    <w:rsid w:val="7F27B5DB"/>
    <w:rsid w:val="7F408A62"/>
    <w:rsid w:val="7F63721A"/>
    <w:rsid w:val="7F84D05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1AAD4"/>
  <w15:chartTrackingRefBased/>
  <w15:docId w15:val="{CF92AB82-3BF8-4846-981B-C0BE74190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2582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82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82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2582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2582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2582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2582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2582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2582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2582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2582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25821"/>
    <w:rPr>
      <w:rFonts w:eastAsiaTheme="majorEastAsia" w:cstheme="majorBidi"/>
      <w:color w:val="272727" w:themeColor="text1" w:themeTint="D8"/>
    </w:rPr>
  </w:style>
  <w:style w:type="paragraph" w:styleId="Title">
    <w:name w:val="Title"/>
    <w:basedOn w:val="Normal"/>
    <w:next w:val="Normal"/>
    <w:link w:val="TitleChar"/>
    <w:uiPriority w:val="10"/>
    <w:qFormat/>
    <w:rsid w:val="00B2582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2582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2582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25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821"/>
    <w:pPr>
      <w:spacing w:before="160"/>
      <w:jc w:val="center"/>
    </w:pPr>
    <w:rPr>
      <w:i/>
      <w:iCs/>
      <w:color w:val="404040" w:themeColor="text1" w:themeTint="BF"/>
    </w:rPr>
  </w:style>
  <w:style w:type="character" w:styleId="QuoteChar" w:customStyle="1">
    <w:name w:val="Quote Char"/>
    <w:basedOn w:val="DefaultParagraphFont"/>
    <w:link w:val="Quote"/>
    <w:uiPriority w:val="29"/>
    <w:rsid w:val="00B25821"/>
    <w:rPr>
      <w:i/>
      <w:iCs/>
      <w:color w:val="404040" w:themeColor="text1" w:themeTint="BF"/>
    </w:rPr>
  </w:style>
  <w:style w:type="paragraph" w:styleId="ListParagraph">
    <w:name w:val="List Paragraph"/>
    <w:basedOn w:val="Normal"/>
    <w:uiPriority w:val="34"/>
    <w:qFormat/>
    <w:rsid w:val="00B25821"/>
    <w:pPr>
      <w:ind w:left="720"/>
      <w:contextualSpacing/>
    </w:pPr>
  </w:style>
  <w:style w:type="character" w:styleId="IntenseEmphasis">
    <w:name w:val="Intense Emphasis"/>
    <w:basedOn w:val="DefaultParagraphFont"/>
    <w:uiPriority w:val="21"/>
    <w:qFormat/>
    <w:rsid w:val="00B25821"/>
    <w:rPr>
      <w:i/>
      <w:iCs/>
      <w:color w:val="0F4761" w:themeColor="accent1" w:themeShade="BF"/>
    </w:rPr>
  </w:style>
  <w:style w:type="paragraph" w:styleId="IntenseQuote">
    <w:name w:val="Intense Quote"/>
    <w:basedOn w:val="Normal"/>
    <w:next w:val="Normal"/>
    <w:link w:val="IntenseQuoteChar"/>
    <w:uiPriority w:val="30"/>
    <w:qFormat/>
    <w:rsid w:val="00B2582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25821"/>
    <w:rPr>
      <w:i/>
      <w:iCs/>
      <w:color w:val="0F4761" w:themeColor="accent1" w:themeShade="BF"/>
    </w:rPr>
  </w:style>
  <w:style w:type="character" w:styleId="IntenseReference">
    <w:name w:val="Intense Reference"/>
    <w:basedOn w:val="DefaultParagraphFont"/>
    <w:uiPriority w:val="32"/>
    <w:qFormat/>
    <w:rsid w:val="00B25821"/>
    <w:rPr>
      <w:b/>
      <w:bCs/>
      <w:smallCaps/>
      <w:color w:val="0F4761" w:themeColor="accent1" w:themeShade="BF"/>
      <w:spacing w:val="5"/>
    </w:rPr>
  </w:style>
  <w:style w:type="paragraph" w:styleId="NoSpacing">
    <w:name w:val="No Spacing"/>
    <w:link w:val="NoSpacingChar"/>
    <w:uiPriority w:val="1"/>
    <w:qFormat/>
    <w:rsid w:val="00133A59"/>
    <w:pPr>
      <w:spacing w:after="0" w:line="240" w:lineRule="auto"/>
    </w:pPr>
    <w:rPr>
      <w:rFonts w:eastAsiaTheme="minorEastAsia"/>
      <w:kern w:val="0"/>
      <w:sz w:val="22"/>
      <w:szCs w:val="22"/>
      <w:lang w:val="en-US"/>
      <w14:ligatures w14:val="none"/>
    </w:rPr>
  </w:style>
  <w:style w:type="character" w:styleId="NoSpacingChar" w:customStyle="1">
    <w:name w:val="No Spacing Char"/>
    <w:basedOn w:val="DefaultParagraphFont"/>
    <w:link w:val="NoSpacing"/>
    <w:uiPriority w:val="1"/>
    <w:rsid w:val="00133A59"/>
    <w:rPr>
      <w:rFonts w:eastAsiaTheme="minorEastAsia"/>
      <w:kern w:val="0"/>
      <w:sz w:val="22"/>
      <w:szCs w:val="22"/>
      <w:lang w:val="en-US"/>
      <w14:ligatures w14:val="none"/>
    </w:rPr>
  </w:style>
  <w:style w:type="table" w:styleId="TableGrid">
    <w:name w:val="Table Grid"/>
    <w:basedOn w:val="TableNormal"/>
    <w:uiPriority w:val="39"/>
    <w:rsid w:val="008C00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351E08"/>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character" w:styleId="normaltextrun" w:customStyle="1">
    <w:name w:val="normaltextrun"/>
    <w:basedOn w:val="DefaultParagraphFont"/>
    <w:rsid w:val="00351E08"/>
  </w:style>
  <w:style w:type="character" w:styleId="eop" w:customStyle="1">
    <w:name w:val="eop"/>
    <w:basedOn w:val="DefaultParagraphFont"/>
    <w:rsid w:val="00351E08"/>
  </w:style>
  <w:style w:type="paragraph" w:styleId="Header">
    <w:name w:val="header"/>
    <w:basedOn w:val="Normal"/>
    <w:link w:val="HeaderChar"/>
    <w:uiPriority w:val="99"/>
    <w:unhideWhenUsed/>
    <w:rsid w:val="00EA5537"/>
    <w:pPr>
      <w:tabs>
        <w:tab w:val="center" w:pos="4513"/>
        <w:tab w:val="right" w:pos="9026"/>
      </w:tabs>
      <w:spacing w:after="0" w:line="240" w:lineRule="auto"/>
    </w:pPr>
  </w:style>
  <w:style w:type="character" w:styleId="HeaderChar" w:customStyle="1">
    <w:name w:val="Header Char"/>
    <w:basedOn w:val="DefaultParagraphFont"/>
    <w:link w:val="Header"/>
    <w:uiPriority w:val="99"/>
    <w:rsid w:val="00EA5537"/>
  </w:style>
  <w:style w:type="paragraph" w:styleId="Footer">
    <w:name w:val="footer"/>
    <w:basedOn w:val="Normal"/>
    <w:link w:val="FooterChar"/>
    <w:uiPriority w:val="99"/>
    <w:unhideWhenUsed/>
    <w:rsid w:val="00EA5537"/>
    <w:pPr>
      <w:tabs>
        <w:tab w:val="center" w:pos="4513"/>
        <w:tab w:val="right" w:pos="9026"/>
      </w:tabs>
      <w:spacing w:after="0" w:line="240" w:lineRule="auto"/>
    </w:pPr>
  </w:style>
  <w:style w:type="character" w:styleId="FooterChar" w:customStyle="1">
    <w:name w:val="Footer Char"/>
    <w:basedOn w:val="DefaultParagraphFont"/>
    <w:link w:val="Footer"/>
    <w:uiPriority w:val="99"/>
    <w:rsid w:val="00EA55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993129">
      <w:bodyDiv w:val="1"/>
      <w:marLeft w:val="0"/>
      <w:marRight w:val="0"/>
      <w:marTop w:val="0"/>
      <w:marBottom w:val="0"/>
      <w:divBdr>
        <w:top w:val="none" w:sz="0" w:space="0" w:color="auto"/>
        <w:left w:val="none" w:sz="0" w:space="0" w:color="auto"/>
        <w:bottom w:val="none" w:sz="0" w:space="0" w:color="auto"/>
        <w:right w:val="none" w:sz="0" w:space="0" w:color="auto"/>
      </w:divBdr>
      <w:divsChild>
        <w:div w:id="64887816">
          <w:marLeft w:val="0"/>
          <w:marRight w:val="0"/>
          <w:marTop w:val="0"/>
          <w:marBottom w:val="0"/>
          <w:divBdr>
            <w:top w:val="none" w:sz="0" w:space="0" w:color="auto"/>
            <w:left w:val="none" w:sz="0" w:space="0" w:color="auto"/>
            <w:bottom w:val="none" w:sz="0" w:space="0" w:color="auto"/>
            <w:right w:val="none" w:sz="0" w:space="0" w:color="auto"/>
          </w:divBdr>
        </w:div>
        <w:div w:id="86196311">
          <w:marLeft w:val="0"/>
          <w:marRight w:val="0"/>
          <w:marTop w:val="0"/>
          <w:marBottom w:val="0"/>
          <w:divBdr>
            <w:top w:val="none" w:sz="0" w:space="0" w:color="auto"/>
            <w:left w:val="none" w:sz="0" w:space="0" w:color="auto"/>
            <w:bottom w:val="none" w:sz="0" w:space="0" w:color="auto"/>
            <w:right w:val="none" w:sz="0" w:space="0" w:color="auto"/>
          </w:divBdr>
        </w:div>
        <w:div w:id="91630711">
          <w:marLeft w:val="0"/>
          <w:marRight w:val="0"/>
          <w:marTop w:val="0"/>
          <w:marBottom w:val="0"/>
          <w:divBdr>
            <w:top w:val="none" w:sz="0" w:space="0" w:color="auto"/>
            <w:left w:val="none" w:sz="0" w:space="0" w:color="auto"/>
            <w:bottom w:val="none" w:sz="0" w:space="0" w:color="auto"/>
            <w:right w:val="none" w:sz="0" w:space="0" w:color="auto"/>
          </w:divBdr>
        </w:div>
        <w:div w:id="151143484">
          <w:marLeft w:val="0"/>
          <w:marRight w:val="0"/>
          <w:marTop w:val="0"/>
          <w:marBottom w:val="0"/>
          <w:divBdr>
            <w:top w:val="none" w:sz="0" w:space="0" w:color="auto"/>
            <w:left w:val="none" w:sz="0" w:space="0" w:color="auto"/>
            <w:bottom w:val="none" w:sz="0" w:space="0" w:color="auto"/>
            <w:right w:val="none" w:sz="0" w:space="0" w:color="auto"/>
          </w:divBdr>
        </w:div>
        <w:div w:id="183786066">
          <w:marLeft w:val="0"/>
          <w:marRight w:val="0"/>
          <w:marTop w:val="0"/>
          <w:marBottom w:val="0"/>
          <w:divBdr>
            <w:top w:val="none" w:sz="0" w:space="0" w:color="auto"/>
            <w:left w:val="none" w:sz="0" w:space="0" w:color="auto"/>
            <w:bottom w:val="none" w:sz="0" w:space="0" w:color="auto"/>
            <w:right w:val="none" w:sz="0" w:space="0" w:color="auto"/>
          </w:divBdr>
        </w:div>
        <w:div w:id="231624344">
          <w:marLeft w:val="0"/>
          <w:marRight w:val="0"/>
          <w:marTop w:val="0"/>
          <w:marBottom w:val="0"/>
          <w:divBdr>
            <w:top w:val="none" w:sz="0" w:space="0" w:color="auto"/>
            <w:left w:val="none" w:sz="0" w:space="0" w:color="auto"/>
            <w:bottom w:val="none" w:sz="0" w:space="0" w:color="auto"/>
            <w:right w:val="none" w:sz="0" w:space="0" w:color="auto"/>
          </w:divBdr>
        </w:div>
        <w:div w:id="246964604">
          <w:marLeft w:val="0"/>
          <w:marRight w:val="0"/>
          <w:marTop w:val="0"/>
          <w:marBottom w:val="0"/>
          <w:divBdr>
            <w:top w:val="none" w:sz="0" w:space="0" w:color="auto"/>
            <w:left w:val="none" w:sz="0" w:space="0" w:color="auto"/>
            <w:bottom w:val="none" w:sz="0" w:space="0" w:color="auto"/>
            <w:right w:val="none" w:sz="0" w:space="0" w:color="auto"/>
          </w:divBdr>
        </w:div>
        <w:div w:id="482619963">
          <w:marLeft w:val="0"/>
          <w:marRight w:val="0"/>
          <w:marTop w:val="0"/>
          <w:marBottom w:val="0"/>
          <w:divBdr>
            <w:top w:val="none" w:sz="0" w:space="0" w:color="auto"/>
            <w:left w:val="none" w:sz="0" w:space="0" w:color="auto"/>
            <w:bottom w:val="none" w:sz="0" w:space="0" w:color="auto"/>
            <w:right w:val="none" w:sz="0" w:space="0" w:color="auto"/>
          </w:divBdr>
        </w:div>
        <w:div w:id="531843830">
          <w:marLeft w:val="0"/>
          <w:marRight w:val="0"/>
          <w:marTop w:val="0"/>
          <w:marBottom w:val="0"/>
          <w:divBdr>
            <w:top w:val="none" w:sz="0" w:space="0" w:color="auto"/>
            <w:left w:val="none" w:sz="0" w:space="0" w:color="auto"/>
            <w:bottom w:val="none" w:sz="0" w:space="0" w:color="auto"/>
            <w:right w:val="none" w:sz="0" w:space="0" w:color="auto"/>
          </w:divBdr>
          <w:divsChild>
            <w:div w:id="557712705">
              <w:marLeft w:val="-75"/>
              <w:marRight w:val="0"/>
              <w:marTop w:val="30"/>
              <w:marBottom w:val="30"/>
              <w:divBdr>
                <w:top w:val="none" w:sz="0" w:space="0" w:color="auto"/>
                <w:left w:val="none" w:sz="0" w:space="0" w:color="auto"/>
                <w:bottom w:val="none" w:sz="0" w:space="0" w:color="auto"/>
                <w:right w:val="none" w:sz="0" w:space="0" w:color="auto"/>
              </w:divBdr>
              <w:divsChild>
                <w:div w:id="31660888">
                  <w:marLeft w:val="0"/>
                  <w:marRight w:val="0"/>
                  <w:marTop w:val="0"/>
                  <w:marBottom w:val="0"/>
                  <w:divBdr>
                    <w:top w:val="none" w:sz="0" w:space="0" w:color="auto"/>
                    <w:left w:val="none" w:sz="0" w:space="0" w:color="auto"/>
                    <w:bottom w:val="none" w:sz="0" w:space="0" w:color="auto"/>
                    <w:right w:val="none" w:sz="0" w:space="0" w:color="auto"/>
                  </w:divBdr>
                  <w:divsChild>
                    <w:div w:id="70784799">
                      <w:marLeft w:val="0"/>
                      <w:marRight w:val="0"/>
                      <w:marTop w:val="0"/>
                      <w:marBottom w:val="0"/>
                      <w:divBdr>
                        <w:top w:val="none" w:sz="0" w:space="0" w:color="auto"/>
                        <w:left w:val="none" w:sz="0" w:space="0" w:color="auto"/>
                        <w:bottom w:val="none" w:sz="0" w:space="0" w:color="auto"/>
                        <w:right w:val="none" w:sz="0" w:space="0" w:color="auto"/>
                      </w:divBdr>
                    </w:div>
                  </w:divsChild>
                </w:div>
                <w:div w:id="99304142">
                  <w:marLeft w:val="0"/>
                  <w:marRight w:val="0"/>
                  <w:marTop w:val="0"/>
                  <w:marBottom w:val="0"/>
                  <w:divBdr>
                    <w:top w:val="none" w:sz="0" w:space="0" w:color="auto"/>
                    <w:left w:val="none" w:sz="0" w:space="0" w:color="auto"/>
                    <w:bottom w:val="none" w:sz="0" w:space="0" w:color="auto"/>
                    <w:right w:val="none" w:sz="0" w:space="0" w:color="auto"/>
                  </w:divBdr>
                  <w:divsChild>
                    <w:div w:id="1776705456">
                      <w:marLeft w:val="0"/>
                      <w:marRight w:val="0"/>
                      <w:marTop w:val="0"/>
                      <w:marBottom w:val="0"/>
                      <w:divBdr>
                        <w:top w:val="none" w:sz="0" w:space="0" w:color="auto"/>
                        <w:left w:val="none" w:sz="0" w:space="0" w:color="auto"/>
                        <w:bottom w:val="none" w:sz="0" w:space="0" w:color="auto"/>
                        <w:right w:val="none" w:sz="0" w:space="0" w:color="auto"/>
                      </w:divBdr>
                    </w:div>
                  </w:divsChild>
                </w:div>
                <w:div w:id="101189899">
                  <w:marLeft w:val="0"/>
                  <w:marRight w:val="0"/>
                  <w:marTop w:val="0"/>
                  <w:marBottom w:val="0"/>
                  <w:divBdr>
                    <w:top w:val="none" w:sz="0" w:space="0" w:color="auto"/>
                    <w:left w:val="none" w:sz="0" w:space="0" w:color="auto"/>
                    <w:bottom w:val="none" w:sz="0" w:space="0" w:color="auto"/>
                    <w:right w:val="none" w:sz="0" w:space="0" w:color="auto"/>
                  </w:divBdr>
                  <w:divsChild>
                    <w:div w:id="1300770629">
                      <w:marLeft w:val="0"/>
                      <w:marRight w:val="0"/>
                      <w:marTop w:val="0"/>
                      <w:marBottom w:val="0"/>
                      <w:divBdr>
                        <w:top w:val="none" w:sz="0" w:space="0" w:color="auto"/>
                        <w:left w:val="none" w:sz="0" w:space="0" w:color="auto"/>
                        <w:bottom w:val="none" w:sz="0" w:space="0" w:color="auto"/>
                        <w:right w:val="none" w:sz="0" w:space="0" w:color="auto"/>
                      </w:divBdr>
                    </w:div>
                  </w:divsChild>
                </w:div>
                <w:div w:id="127550643">
                  <w:marLeft w:val="0"/>
                  <w:marRight w:val="0"/>
                  <w:marTop w:val="0"/>
                  <w:marBottom w:val="0"/>
                  <w:divBdr>
                    <w:top w:val="none" w:sz="0" w:space="0" w:color="auto"/>
                    <w:left w:val="none" w:sz="0" w:space="0" w:color="auto"/>
                    <w:bottom w:val="none" w:sz="0" w:space="0" w:color="auto"/>
                    <w:right w:val="none" w:sz="0" w:space="0" w:color="auto"/>
                  </w:divBdr>
                  <w:divsChild>
                    <w:div w:id="1060396052">
                      <w:marLeft w:val="0"/>
                      <w:marRight w:val="0"/>
                      <w:marTop w:val="0"/>
                      <w:marBottom w:val="0"/>
                      <w:divBdr>
                        <w:top w:val="none" w:sz="0" w:space="0" w:color="auto"/>
                        <w:left w:val="none" w:sz="0" w:space="0" w:color="auto"/>
                        <w:bottom w:val="none" w:sz="0" w:space="0" w:color="auto"/>
                        <w:right w:val="none" w:sz="0" w:space="0" w:color="auto"/>
                      </w:divBdr>
                    </w:div>
                  </w:divsChild>
                </w:div>
                <w:div w:id="155921879">
                  <w:marLeft w:val="0"/>
                  <w:marRight w:val="0"/>
                  <w:marTop w:val="0"/>
                  <w:marBottom w:val="0"/>
                  <w:divBdr>
                    <w:top w:val="none" w:sz="0" w:space="0" w:color="auto"/>
                    <w:left w:val="none" w:sz="0" w:space="0" w:color="auto"/>
                    <w:bottom w:val="none" w:sz="0" w:space="0" w:color="auto"/>
                    <w:right w:val="none" w:sz="0" w:space="0" w:color="auto"/>
                  </w:divBdr>
                  <w:divsChild>
                    <w:div w:id="1960985238">
                      <w:marLeft w:val="0"/>
                      <w:marRight w:val="0"/>
                      <w:marTop w:val="0"/>
                      <w:marBottom w:val="0"/>
                      <w:divBdr>
                        <w:top w:val="none" w:sz="0" w:space="0" w:color="auto"/>
                        <w:left w:val="none" w:sz="0" w:space="0" w:color="auto"/>
                        <w:bottom w:val="none" w:sz="0" w:space="0" w:color="auto"/>
                        <w:right w:val="none" w:sz="0" w:space="0" w:color="auto"/>
                      </w:divBdr>
                    </w:div>
                  </w:divsChild>
                </w:div>
                <w:div w:id="157382750">
                  <w:marLeft w:val="0"/>
                  <w:marRight w:val="0"/>
                  <w:marTop w:val="0"/>
                  <w:marBottom w:val="0"/>
                  <w:divBdr>
                    <w:top w:val="none" w:sz="0" w:space="0" w:color="auto"/>
                    <w:left w:val="none" w:sz="0" w:space="0" w:color="auto"/>
                    <w:bottom w:val="none" w:sz="0" w:space="0" w:color="auto"/>
                    <w:right w:val="none" w:sz="0" w:space="0" w:color="auto"/>
                  </w:divBdr>
                  <w:divsChild>
                    <w:div w:id="554893352">
                      <w:marLeft w:val="0"/>
                      <w:marRight w:val="0"/>
                      <w:marTop w:val="0"/>
                      <w:marBottom w:val="0"/>
                      <w:divBdr>
                        <w:top w:val="none" w:sz="0" w:space="0" w:color="auto"/>
                        <w:left w:val="none" w:sz="0" w:space="0" w:color="auto"/>
                        <w:bottom w:val="none" w:sz="0" w:space="0" w:color="auto"/>
                        <w:right w:val="none" w:sz="0" w:space="0" w:color="auto"/>
                      </w:divBdr>
                    </w:div>
                  </w:divsChild>
                </w:div>
                <w:div w:id="165363460">
                  <w:marLeft w:val="0"/>
                  <w:marRight w:val="0"/>
                  <w:marTop w:val="0"/>
                  <w:marBottom w:val="0"/>
                  <w:divBdr>
                    <w:top w:val="none" w:sz="0" w:space="0" w:color="auto"/>
                    <w:left w:val="none" w:sz="0" w:space="0" w:color="auto"/>
                    <w:bottom w:val="none" w:sz="0" w:space="0" w:color="auto"/>
                    <w:right w:val="none" w:sz="0" w:space="0" w:color="auto"/>
                  </w:divBdr>
                  <w:divsChild>
                    <w:div w:id="601692272">
                      <w:marLeft w:val="0"/>
                      <w:marRight w:val="0"/>
                      <w:marTop w:val="0"/>
                      <w:marBottom w:val="0"/>
                      <w:divBdr>
                        <w:top w:val="none" w:sz="0" w:space="0" w:color="auto"/>
                        <w:left w:val="none" w:sz="0" w:space="0" w:color="auto"/>
                        <w:bottom w:val="none" w:sz="0" w:space="0" w:color="auto"/>
                        <w:right w:val="none" w:sz="0" w:space="0" w:color="auto"/>
                      </w:divBdr>
                    </w:div>
                  </w:divsChild>
                </w:div>
                <w:div w:id="351302535">
                  <w:marLeft w:val="0"/>
                  <w:marRight w:val="0"/>
                  <w:marTop w:val="0"/>
                  <w:marBottom w:val="0"/>
                  <w:divBdr>
                    <w:top w:val="none" w:sz="0" w:space="0" w:color="auto"/>
                    <w:left w:val="none" w:sz="0" w:space="0" w:color="auto"/>
                    <w:bottom w:val="none" w:sz="0" w:space="0" w:color="auto"/>
                    <w:right w:val="none" w:sz="0" w:space="0" w:color="auto"/>
                  </w:divBdr>
                  <w:divsChild>
                    <w:div w:id="168832507">
                      <w:marLeft w:val="0"/>
                      <w:marRight w:val="0"/>
                      <w:marTop w:val="0"/>
                      <w:marBottom w:val="0"/>
                      <w:divBdr>
                        <w:top w:val="none" w:sz="0" w:space="0" w:color="auto"/>
                        <w:left w:val="none" w:sz="0" w:space="0" w:color="auto"/>
                        <w:bottom w:val="none" w:sz="0" w:space="0" w:color="auto"/>
                        <w:right w:val="none" w:sz="0" w:space="0" w:color="auto"/>
                      </w:divBdr>
                    </w:div>
                  </w:divsChild>
                </w:div>
                <w:div w:id="406267630">
                  <w:marLeft w:val="0"/>
                  <w:marRight w:val="0"/>
                  <w:marTop w:val="0"/>
                  <w:marBottom w:val="0"/>
                  <w:divBdr>
                    <w:top w:val="none" w:sz="0" w:space="0" w:color="auto"/>
                    <w:left w:val="none" w:sz="0" w:space="0" w:color="auto"/>
                    <w:bottom w:val="none" w:sz="0" w:space="0" w:color="auto"/>
                    <w:right w:val="none" w:sz="0" w:space="0" w:color="auto"/>
                  </w:divBdr>
                  <w:divsChild>
                    <w:div w:id="26561989">
                      <w:marLeft w:val="0"/>
                      <w:marRight w:val="0"/>
                      <w:marTop w:val="0"/>
                      <w:marBottom w:val="0"/>
                      <w:divBdr>
                        <w:top w:val="none" w:sz="0" w:space="0" w:color="auto"/>
                        <w:left w:val="none" w:sz="0" w:space="0" w:color="auto"/>
                        <w:bottom w:val="none" w:sz="0" w:space="0" w:color="auto"/>
                        <w:right w:val="none" w:sz="0" w:space="0" w:color="auto"/>
                      </w:divBdr>
                    </w:div>
                  </w:divsChild>
                </w:div>
                <w:div w:id="777454458">
                  <w:marLeft w:val="0"/>
                  <w:marRight w:val="0"/>
                  <w:marTop w:val="0"/>
                  <w:marBottom w:val="0"/>
                  <w:divBdr>
                    <w:top w:val="none" w:sz="0" w:space="0" w:color="auto"/>
                    <w:left w:val="none" w:sz="0" w:space="0" w:color="auto"/>
                    <w:bottom w:val="none" w:sz="0" w:space="0" w:color="auto"/>
                    <w:right w:val="none" w:sz="0" w:space="0" w:color="auto"/>
                  </w:divBdr>
                  <w:divsChild>
                    <w:div w:id="21059848">
                      <w:marLeft w:val="0"/>
                      <w:marRight w:val="0"/>
                      <w:marTop w:val="0"/>
                      <w:marBottom w:val="0"/>
                      <w:divBdr>
                        <w:top w:val="none" w:sz="0" w:space="0" w:color="auto"/>
                        <w:left w:val="none" w:sz="0" w:space="0" w:color="auto"/>
                        <w:bottom w:val="none" w:sz="0" w:space="0" w:color="auto"/>
                        <w:right w:val="none" w:sz="0" w:space="0" w:color="auto"/>
                      </w:divBdr>
                    </w:div>
                  </w:divsChild>
                </w:div>
                <w:div w:id="850686817">
                  <w:marLeft w:val="0"/>
                  <w:marRight w:val="0"/>
                  <w:marTop w:val="0"/>
                  <w:marBottom w:val="0"/>
                  <w:divBdr>
                    <w:top w:val="none" w:sz="0" w:space="0" w:color="auto"/>
                    <w:left w:val="none" w:sz="0" w:space="0" w:color="auto"/>
                    <w:bottom w:val="none" w:sz="0" w:space="0" w:color="auto"/>
                    <w:right w:val="none" w:sz="0" w:space="0" w:color="auto"/>
                  </w:divBdr>
                  <w:divsChild>
                    <w:div w:id="1661422198">
                      <w:marLeft w:val="0"/>
                      <w:marRight w:val="0"/>
                      <w:marTop w:val="0"/>
                      <w:marBottom w:val="0"/>
                      <w:divBdr>
                        <w:top w:val="none" w:sz="0" w:space="0" w:color="auto"/>
                        <w:left w:val="none" w:sz="0" w:space="0" w:color="auto"/>
                        <w:bottom w:val="none" w:sz="0" w:space="0" w:color="auto"/>
                        <w:right w:val="none" w:sz="0" w:space="0" w:color="auto"/>
                      </w:divBdr>
                    </w:div>
                  </w:divsChild>
                </w:div>
                <w:div w:id="859011001">
                  <w:marLeft w:val="0"/>
                  <w:marRight w:val="0"/>
                  <w:marTop w:val="0"/>
                  <w:marBottom w:val="0"/>
                  <w:divBdr>
                    <w:top w:val="none" w:sz="0" w:space="0" w:color="auto"/>
                    <w:left w:val="none" w:sz="0" w:space="0" w:color="auto"/>
                    <w:bottom w:val="none" w:sz="0" w:space="0" w:color="auto"/>
                    <w:right w:val="none" w:sz="0" w:space="0" w:color="auto"/>
                  </w:divBdr>
                  <w:divsChild>
                    <w:div w:id="1997487813">
                      <w:marLeft w:val="0"/>
                      <w:marRight w:val="0"/>
                      <w:marTop w:val="0"/>
                      <w:marBottom w:val="0"/>
                      <w:divBdr>
                        <w:top w:val="none" w:sz="0" w:space="0" w:color="auto"/>
                        <w:left w:val="none" w:sz="0" w:space="0" w:color="auto"/>
                        <w:bottom w:val="none" w:sz="0" w:space="0" w:color="auto"/>
                        <w:right w:val="none" w:sz="0" w:space="0" w:color="auto"/>
                      </w:divBdr>
                    </w:div>
                  </w:divsChild>
                </w:div>
                <w:div w:id="902908285">
                  <w:marLeft w:val="0"/>
                  <w:marRight w:val="0"/>
                  <w:marTop w:val="0"/>
                  <w:marBottom w:val="0"/>
                  <w:divBdr>
                    <w:top w:val="none" w:sz="0" w:space="0" w:color="auto"/>
                    <w:left w:val="none" w:sz="0" w:space="0" w:color="auto"/>
                    <w:bottom w:val="none" w:sz="0" w:space="0" w:color="auto"/>
                    <w:right w:val="none" w:sz="0" w:space="0" w:color="auto"/>
                  </w:divBdr>
                  <w:divsChild>
                    <w:div w:id="406198001">
                      <w:marLeft w:val="0"/>
                      <w:marRight w:val="0"/>
                      <w:marTop w:val="0"/>
                      <w:marBottom w:val="0"/>
                      <w:divBdr>
                        <w:top w:val="none" w:sz="0" w:space="0" w:color="auto"/>
                        <w:left w:val="none" w:sz="0" w:space="0" w:color="auto"/>
                        <w:bottom w:val="none" w:sz="0" w:space="0" w:color="auto"/>
                        <w:right w:val="none" w:sz="0" w:space="0" w:color="auto"/>
                      </w:divBdr>
                    </w:div>
                  </w:divsChild>
                </w:div>
                <w:div w:id="954141891">
                  <w:marLeft w:val="0"/>
                  <w:marRight w:val="0"/>
                  <w:marTop w:val="0"/>
                  <w:marBottom w:val="0"/>
                  <w:divBdr>
                    <w:top w:val="none" w:sz="0" w:space="0" w:color="auto"/>
                    <w:left w:val="none" w:sz="0" w:space="0" w:color="auto"/>
                    <w:bottom w:val="none" w:sz="0" w:space="0" w:color="auto"/>
                    <w:right w:val="none" w:sz="0" w:space="0" w:color="auto"/>
                  </w:divBdr>
                  <w:divsChild>
                    <w:div w:id="1749376141">
                      <w:marLeft w:val="0"/>
                      <w:marRight w:val="0"/>
                      <w:marTop w:val="0"/>
                      <w:marBottom w:val="0"/>
                      <w:divBdr>
                        <w:top w:val="none" w:sz="0" w:space="0" w:color="auto"/>
                        <w:left w:val="none" w:sz="0" w:space="0" w:color="auto"/>
                        <w:bottom w:val="none" w:sz="0" w:space="0" w:color="auto"/>
                        <w:right w:val="none" w:sz="0" w:space="0" w:color="auto"/>
                      </w:divBdr>
                    </w:div>
                  </w:divsChild>
                </w:div>
                <w:div w:id="994070640">
                  <w:marLeft w:val="0"/>
                  <w:marRight w:val="0"/>
                  <w:marTop w:val="0"/>
                  <w:marBottom w:val="0"/>
                  <w:divBdr>
                    <w:top w:val="none" w:sz="0" w:space="0" w:color="auto"/>
                    <w:left w:val="none" w:sz="0" w:space="0" w:color="auto"/>
                    <w:bottom w:val="none" w:sz="0" w:space="0" w:color="auto"/>
                    <w:right w:val="none" w:sz="0" w:space="0" w:color="auto"/>
                  </w:divBdr>
                  <w:divsChild>
                    <w:div w:id="1808039289">
                      <w:marLeft w:val="0"/>
                      <w:marRight w:val="0"/>
                      <w:marTop w:val="0"/>
                      <w:marBottom w:val="0"/>
                      <w:divBdr>
                        <w:top w:val="none" w:sz="0" w:space="0" w:color="auto"/>
                        <w:left w:val="none" w:sz="0" w:space="0" w:color="auto"/>
                        <w:bottom w:val="none" w:sz="0" w:space="0" w:color="auto"/>
                        <w:right w:val="none" w:sz="0" w:space="0" w:color="auto"/>
                      </w:divBdr>
                    </w:div>
                  </w:divsChild>
                </w:div>
                <w:div w:id="1050307760">
                  <w:marLeft w:val="0"/>
                  <w:marRight w:val="0"/>
                  <w:marTop w:val="0"/>
                  <w:marBottom w:val="0"/>
                  <w:divBdr>
                    <w:top w:val="none" w:sz="0" w:space="0" w:color="auto"/>
                    <w:left w:val="none" w:sz="0" w:space="0" w:color="auto"/>
                    <w:bottom w:val="none" w:sz="0" w:space="0" w:color="auto"/>
                    <w:right w:val="none" w:sz="0" w:space="0" w:color="auto"/>
                  </w:divBdr>
                  <w:divsChild>
                    <w:div w:id="201678336">
                      <w:marLeft w:val="0"/>
                      <w:marRight w:val="0"/>
                      <w:marTop w:val="0"/>
                      <w:marBottom w:val="0"/>
                      <w:divBdr>
                        <w:top w:val="none" w:sz="0" w:space="0" w:color="auto"/>
                        <w:left w:val="none" w:sz="0" w:space="0" w:color="auto"/>
                        <w:bottom w:val="none" w:sz="0" w:space="0" w:color="auto"/>
                        <w:right w:val="none" w:sz="0" w:space="0" w:color="auto"/>
                      </w:divBdr>
                    </w:div>
                  </w:divsChild>
                </w:div>
                <w:div w:id="1052996228">
                  <w:marLeft w:val="0"/>
                  <w:marRight w:val="0"/>
                  <w:marTop w:val="0"/>
                  <w:marBottom w:val="0"/>
                  <w:divBdr>
                    <w:top w:val="none" w:sz="0" w:space="0" w:color="auto"/>
                    <w:left w:val="none" w:sz="0" w:space="0" w:color="auto"/>
                    <w:bottom w:val="none" w:sz="0" w:space="0" w:color="auto"/>
                    <w:right w:val="none" w:sz="0" w:space="0" w:color="auto"/>
                  </w:divBdr>
                  <w:divsChild>
                    <w:div w:id="558983340">
                      <w:marLeft w:val="0"/>
                      <w:marRight w:val="0"/>
                      <w:marTop w:val="0"/>
                      <w:marBottom w:val="0"/>
                      <w:divBdr>
                        <w:top w:val="none" w:sz="0" w:space="0" w:color="auto"/>
                        <w:left w:val="none" w:sz="0" w:space="0" w:color="auto"/>
                        <w:bottom w:val="none" w:sz="0" w:space="0" w:color="auto"/>
                        <w:right w:val="none" w:sz="0" w:space="0" w:color="auto"/>
                      </w:divBdr>
                    </w:div>
                  </w:divsChild>
                </w:div>
                <w:div w:id="1178498095">
                  <w:marLeft w:val="0"/>
                  <w:marRight w:val="0"/>
                  <w:marTop w:val="0"/>
                  <w:marBottom w:val="0"/>
                  <w:divBdr>
                    <w:top w:val="none" w:sz="0" w:space="0" w:color="auto"/>
                    <w:left w:val="none" w:sz="0" w:space="0" w:color="auto"/>
                    <w:bottom w:val="none" w:sz="0" w:space="0" w:color="auto"/>
                    <w:right w:val="none" w:sz="0" w:space="0" w:color="auto"/>
                  </w:divBdr>
                  <w:divsChild>
                    <w:div w:id="1744569506">
                      <w:marLeft w:val="0"/>
                      <w:marRight w:val="0"/>
                      <w:marTop w:val="0"/>
                      <w:marBottom w:val="0"/>
                      <w:divBdr>
                        <w:top w:val="none" w:sz="0" w:space="0" w:color="auto"/>
                        <w:left w:val="none" w:sz="0" w:space="0" w:color="auto"/>
                        <w:bottom w:val="none" w:sz="0" w:space="0" w:color="auto"/>
                        <w:right w:val="none" w:sz="0" w:space="0" w:color="auto"/>
                      </w:divBdr>
                    </w:div>
                  </w:divsChild>
                </w:div>
                <w:div w:id="1343623053">
                  <w:marLeft w:val="0"/>
                  <w:marRight w:val="0"/>
                  <w:marTop w:val="0"/>
                  <w:marBottom w:val="0"/>
                  <w:divBdr>
                    <w:top w:val="none" w:sz="0" w:space="0" w:color="auto"/>
                    <w:left w:val="none" w:sz="0" w:space="0" w:color="auto"/>
                    <w:bottom w:val="none" w:sz="0" w:space="0" w:color="auto"/>
                    <w:right w:val="none" w:sz="0" w:space="0" w:color="auto"/>
                  </w:divBdr>
                  <w:divsChild>
                    <w:div w:id="1360936319">
                      <w:marLeft w:val="0"/>
                      <w:marRight w:val="0"/>
                      <w:marTop w:val="0"/>
                      <w:marBottom w:val="0"/>
                      <w:divBdr>
                        <w:top w:val="none" w:sz="0" w:space="0" w:color="auto"/>
                        <w:left w:val="none" w:sz="0" w:space="0" w:color="auto"/>
                        <w:bottom w:val="none" w:sz="0" w:space="0" w:color="auto"/>
                        <w:right w:val="none" w:sz="0" w:space="0" w:color="auto"/>
                      </w:divBdr>
                    </w:div>
                  </w:divsChild>
                </w:div>
                <w:div w:id="1389189958">
                  <w:marLeft w:val="0"/>
                  <w:marRight w:val="0"/>
                  <w:marTop w:val="0"/>
                  <w:marBottom w:val="0"/>
                  <w:divBdr>
                    <w:top w:val="none" w:sz="0" w:space="0" w:color="auto"/>
                    <w:left w:val="none" w:sz="0" w:space="0" w:color="auto"/>
                    <w:bottom w:val="none" w:sz="0" w:space="0" w:color="auto"/>
                    <w:right w:val="none" w:sz="0" w:space="0" w:color="auto"/>
                  </w:divBdr>
                  <w:divsChild>
                    <w:div w:id="549607989">
                      <w:marLeft w:val="0"/>
                      <w:marRight w:val="0"/>
                      <w:marTop w:val="0"/>
                      <w:marBottom w:val="0"/>
                      <w:divBdr>
                        <w:top w:val="none" w:sz="0" w:space="0" w:color="auto"/>
                        <w:left w:val="none" w:sz="0" w:space="0" w:color="auto"/>
                        <w:bottom w:val="none" w:sz="0" w:space="0" w:color="auto"/>
                        <w:right w:val="none" w:sz="0" w:space="0" w:color="auto"/>
                      </w:divBdr>
                    </w:div>
                  </w:divsChild>
                </w:div>
                <w:div w:id="1397318237">
                  <w:marLeft w:val="0"/>
                  <w:marRight w:val="0"/>
                  <w:marTop w:val="0"/>
                  <w:marBottom w:val="0"/>
                  <w:divBdr>
                    <w:top w:val="none" w:sz="0" w:space="0" w:color="auto"/>
                    <w:left w:val="none" w:sz="0" w:space="0" w:color="auto"/>
                    <w:bottom w:val="none" w:sz="0" w:space="0" w:color="auto"/>
                    <w:right w:val="none" w:sz="0" w:space="0" w:color="auto"/>
                  </w:divBdr>
                  <w:divsChild>
                    <w:div w:id="742870357">
                      <w:marLeft w:val="0"/>
                      <w:marRight w:val="0"/>
                      <w:marTop w:val="0"/>
                      <w:marBottom w:val="0"/>
                      <w:divBdr>
                        <w:top w:val="none" w:sz="0" w:space="0" w:color="auto"/>
                        <w:left w:val="none" w:sz="0" w:space="0" w:color="auto"/>
                        <w:bottom w:val="none" w:sz="0" w:space="0" w:color="auto"/>
                        <w:right w:val="none" w:sz="0" w:space="0" w:color="auto"/>
                      </w:divBdr>
                    </w:div>
                  </w:divsChild>
                </w:div>
                <w:div w:id="1703675960">
                  <w:marLeft w:val="0"/>
                  <w:marRight w:val="0"/>
                  <w:marTop w:val="0"/>
                  <w:marBottom w:val="0"/>
                  <w:divBdr>
                    <w:top w:val="none" w:sz="0" w:space="0" w:color="auto"/>
                    <w:left w:val="none" w:sz="0" w:space="0" w:color="auto"/>
                    <w:bottom w:val="none" w:sz="0" w:space="0" w:color="auto"/>
                    <w:right w:val="none" w:sz="0" w:space="0" w:color="auto"/>
                  </w:divBdr>
                  <w:divsChild>
                    <w:div w:id="530462830">
                      <w:marLeft w:val="0"/>
                      <w:marRight w:val="0"/>
                      <w:marTop w:val="0"/>
                      <w:marBottom w:val="0"/>
                      <w:divBdr>
                        <w:top w:val="none" w:sz="0" w:space="0" w:color="auto"/>
                        <w:left w:val="none" w:sz="0" w:space="0" w:color="auto"/>
                        <w:bottom w:val="none" w:sz="0" w:space="0" w:color="auto"/>
                        <w:right w:val="none" w:sz="0" w:space="0" w:color="auto"/>
                      </w:divBdr>
                    </w:div>
                  </w:divsChild>
                </w:div>
                <w:div w:id="1705057625">
                  <w:marLeft w:val="0"/>
                  <w:marRight w:val="0"/>
                  <w:marTop w:val="0"/>
                  <w:marBottom w:val="0"/>
                  <w:divBdr>
                    <w:top w:val="none" w:sz="0" w:space="0" w:color="auto"/>
                    <w:left w:val="none" w:sz="0" w:space="0" w:color="auto"/>
                    <w:bottom w:val="none" w:sz="0" w:space="0" w:color="auto"/>
                    <w:right w:val="none" w:sz="0" w:space="0" w:color="auto"/>
                  </w:divBdr>
                  <w:divsChild>
                    <w:div w:id="429398400">
                      <w:marLeft w:val="0"/>
                      <w:marRight w:val="0"/>
                      <w:marTop w:val="0"/>
                      <w:marBottom w:val="0"/>
                      <w:divBdr>
                        <w:top w:val="none" w:sz="0" w:space="0" w:color="auto"/>
                        <w:left w:val="none" w:sz="0" w:space="0" w:color="auto"/>
                        <w:bottom w:val="none" w:sz="0" w:space="0" w:color="auto"/>
                        <w:right w:val="none" w:sz="0" w:space="0" w:color="auto"/>
                      </w:divBdr>
                    </w:div>
                  </w:divsChild>
                </w:div>
                <w:div w:id="1746301613">
                  <w:marLeft w:val="0"/>
                  <w:marRight w:val="0"/>
                  <w:marTop w:val="0"/>
                  <w:marBottom w:val="0"/>
                  <w:divBdr>
                    <w:top w:val="none" w:sz="0" w:space="0" w:color="auto"/>
                    <w:left w:val="none" w:sz="0" w:space="0" w:color="auto"/>
                    <w:bottom w:val="none" w:sz="0" w:space="0" w:color="auto"/>
                    <w:right w:val="none" w:sz="0" w:space="0" w:color="auto"/>
                  </w:divBdr>
                  <w:divsChild>
                    <w:div w:id="1979843573">
                      <w:marLeft w:val="0"/>
                      <w:marRight w:val="0"/>
                      <w:marTop w:val="0"/>
                      <w:marBottom w:val="0"/>
                      <w:divBdr>
                        <w:top w:val="none" w:sz="0" w:space="0" w:color="auto"/>
                        <w:left w:val="none" w:sz="0" w:space="0" w:color="auto"/>
                        <w:bottom w:val="none" w:sz="0" w:space="0" w:color="auto"/>
                        <w:right w:val="none" w:sz="0" w:space="0" w:color="auto"/>
                      </w:divBdr>
                    </w:div>
                  </w:divsChild>
                </w:div>
                <w:div w:id="1750344895">
                  <w:marLeft w:val="0"/>
                  <w:marRight w:val="0"/>
                  <w:marTop w:val="0"/>
                  <w:marBottom w:val="0"/>
                  <w:divBdr>
                    <w:top w:val="none" w:sz="0" w:space="0" w:color="auto"/>
                    <w:left w:val="none" w:sz="0" w:space="0" w:color="auto"/>
                    <w:bottom w:val="none" w:sz="0" w:space="0" w:color="auto"/>
                    <w:right w:val="none" w:sz="0" w:space="0" w:color="auto"/>
                  </w:divBdr>
                  <w:divsChild>
                    <w:div w:id="1826698827">
                      <w:marLeft w:val="0"/>
                      <w:marRight w:val="0"/>
                      <w:marTop w:val="0"/>
                      <w:marBottom w:val="0"/>
                      <w:divBdr>
                        <w:top w:val="none" w:sz="0" w:space="0" w:color="auto"/>
                        <w:left w:val="none" w:sz="0" w:space="0" w:color="auto"/>
                        <w:bottom w:val="none" w:sz="0" w:space="0" w:color="auto"/>
                        <w:right w:val="none" w:sz="0" w:space="0" w:color="auto"/>
                      </w:divBdr>
                    </w:div>
                  </w:divsChild>
                </w:div>
                <w:div w:id="1755278931">
                  <w:marLeft w:val="0"/>
                  <w:marRight w:val="0"/>
                  <w:marTop w:val="0"/>
                  <w:marBottom w:val="0"/>
                  <w:divBdr>
                    <w:top w:val="none" w:sz="0" w:space="0" w:color="auto"/>
                    <w:left w:val="none" w:sz="0" w:space="0" w:color="auto"/>
                    <w:bottom w:val="none" w:sz="0" w:space="0" w:color="auto"/>
                    <w:right w:val="none" w:sz="0" w:space="0" w:color="auto"/>
                  </w:divBdr>
                  <w:divsChild>
                    <w:div w:id="160389412">
                      <w:marLeft w:val="0"/>
                      <w:marRight w:val="0"/>
                      <w:marTop w:val="0"/>
                      <w:marBottom w:val="0"/>
                      <w:divBdr>
                        <w:top w:val="none" w:sz="0" w:space="0" w:color="auto"/>
                        <w:left w:val="none" w:sz="0" w:space="0" w:color="auto"/>
                        <w:bottom w:val="none" w:sz="0" w:space="0" w:color="auto"/>
                        <w:right w:val="none" w:sz="0" w:space="0" w:color="auto"/>
                      </w:divBdr>
                    </w:div>
                  </w:divsChild>
                </w:div>
                <w:div w:id="1808816031">
                  <w:marLeft w:val="0"/>
                  <w:marRight w:val="0"/>
                  <w:marTop w:val="0"/>
                  <w:marBottom w:val="0"/>
                  <w:divBdr>
                    <w:top w:val="none" w:sz="0" w:space="0" w:color="auto"/>
                    <w:left w:val="none" w:sz="0" w:space="0" w:color="auto"/>
                    <w:bottom w:val="none" w:sz="0" w:space="0" w:color="auto"/>
                    <w:right w:val="none" w:sz="0" w:space="0" w:color="auto"/>
                  </w:divBdr>
                  <w:divsChild>
                    <w:div w:id="196285504">
                      <w:marLeft w:val="0"/>
                      <w:marRight w:val="0"/>
                      <w:marTop w:val="0"/>
                      <w:marBottom w:val="0"/>
                      <w:divBdr>
                        <w:top w:val="none" w:sz="0" w:space="0" w:color="auto"/>
                        <w:left w:val="none" w:sz="0" w:space="0" w:color="auto"/>
                        <w:bottom w:val="none" w:sz="0" w:space="0" w:color="auto"/>
                        <w:right w:val="none" w:sz="0" w:space="0" w:color="auto"/>
                      </w:divBdr>
                    </w:div>
                  </w:divsChild>
                </w:div>
                <w:div w:id="1923830446">
                  <w:marLeft w:val="0"/>
                  <w:marRight w:val="0"/>
                  <w:marTop w:val="0"/>
                  <w:marBottom w:val="0"/>
                  <w:divBdr>
                    <w:top w:val="none" w:sz="0" w:space="0" w:color="auto"/>
                    <w:left w:val="none" w:sz="0" w:space="0" w:color="auto"/>
                    <w:bottom w:val="none" w:sz="0" w:space="0" w:color="auto"/>
                    <w:right w:val="none" w:sz="0" w:space="0" w:color="auto"/>
                  </w:divBdr>
                  <w:divsChild>
                    <w:div w:id="1088503882">
                      <w:marLeft w:val="0"/>
                      <w:marRight w:val="0"/>
                      <w:marTop w:val="0"/>
                      <w:marBottom w:val="0"/>
                      <w:divBdr>
                        <w:top w:val="none" w:sz="0" w:space="0" w:color="auto"/>
                        <w:left w:val="none" w:sz="0" w:space="0" w:color="auto"/>
                        <w:bottom w:val="none" w:sz="0" w:space="0" w:color="auto"/>
                        <w:right w:val="none" w:sz="0" w:space="0" w:color="auto"/>
                      </w:divBdr>
                    </w:div>
                  </w:divsChild>
                </w:div>
                <w:div w:id="2019262420">
                  <w:marLeft w:val="0"/>
                  <w:marRight w:val="0"/>
                  <w:marTop w:val="0"/>
                  <w:marBottom w:val="0"/>
                  <w:divBdr>
                    <w:top w:val="none" w:sz="0" w:space="0" w:color="auto"/>
                    <w:left w:val="none" w:sz="0" w:space="0" w:color="auto"/>
                    <w:bottom w:val="none" w:sz="0" w:space="0" w:color="auto"/>
                    <w:right w:val="none" w:sz="0" w:space="0" w:color="auto"/>
                  </w:divBdr>
                  <w:divsChild>
                    <w:div w:id="1820490096">
                      <w:marLeft w:val="0"/>
                      <w:marRight w:val="0"/>
                      <w:marTop w:val="0"/>
                      <w:marBottom w:val="0"/>
                      <w:divBdr>
                        <w:top w:val="none" w:sz="0" w:space="0" w:color="auto"/>
                        <w:left w:val="none" w:sz="0" w:space="0" w:color="auto"/>
                        <w:bottom w:val="none" w:sz="0" w:space="0" w:color="auto"/>
                        <w:right w:val="none" w:sz="0" w:space="0" w:color="auto"/>
                      </w:divBdr>
                    </w:div>
                  </w:divsChild>
                </w:div>
                <w:div w:id="2102987171">
                  <w:marLeft w:val="0"/>
                  <w:marRight w:val="0"/>
                  <w:marTop w:val="0"/>
                  <w:marBottom w:val="0"/>
                  <w:divBdr>
                    <w:top w:val="none" w:sz="0" w:space="0" w:color="auto"/>
                    <w:left w:val="none" w:sz="0" w:space="0" w:color="auto"/>
                    <w:bottom w:val="none" w:sz="0" w:space="0" w:color="auto"/>
                    <w:right w:val="none" w:sz="0" w:space="0" w:color="auto"/>
                  </w:divBdr>
                  <w:divsChild>
                    <w:div w:id="90756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65399">
          <w:marLeft w:val="0"/>
          <w:marRight w:val="0"/>
          <w:marTop w:val="0"/>
          <w:marBottom w:val="0"/>
          <w:divBdr>
            <w:top w:val="none" w:sz="0" w:space="0" w:color="auto"/>
            <w:left w:val="none" w:sz="0" w:space="0" w:color="auto"/>
            <w:bottom w:val="none" w:sz="0" w:space="0" w:color="auto"/>
            <w:right w:val="none" w:sz="0" w:space="0" w:color="auto"/>
          </w:divBdr>
        </w:div>
        <w:div w:id="581722876">
          <w:marLeft w:val="0"/>
          <w:marRight w:val="0"/>
          <w:marTop w:val="0"/>
          <w:marBottom w:val="0"/>
          <w:divBdr>
            <w:top w:val="none" w:sz="0" w:space="0" w:color="auto"/>
            <w:left w:val="none" w:sz="0" w:space="0" w:color="auto"/>
            <w:bottom w:val="none" w:sz="0" w:space="0" w:color="auto"/>
            <w:right w:val="none" w:sz="0" w:space="0" w:color="auto"/>
          </w:divBdr>
        </w:div>
        <w:div w:id="606155756">
          <w:marLeft w:val="0"/>
          <w:marRight w:val="0"/>
          <w:marTop w:val="0"/>
          <w:marBottom w:val="0"/>
          <w:divBdr>
            <w:top w:val="none" w:sz="0" w:space="0" w:color="auto"/>
            <w:left w:val="none" w:sz="0" w:space="0" w:color="auto"/>
            <w:bottom w:val="none" w:sz="0" w:space="0" w:color="auto"/>
            <w:right w:val="none" w:sz="0" w:space="0" w:color="auto"/>
          </w:divBdr>
        </w:div>
        <w:div w:id="631179106">
          <w:marLeft w:val="0"/>
          <w:marRight w:val="0"/>
          <w:marTop w:val="0"/>
          <w:marBottom w:val="0"/>
          <w:divBdr>
            <w:top w:val="none" w:sz="0" w:space="0" w:color="auto"/>
            <w:left w:val="none" w:sz="0" w:space="0" w:color="auto"/>
            <w:bottom w:val="none" w:sz="0" w:space="0" w:color="auto"/>
            <w:right w:val="none" w:sz="0" w:space="0" w:color="auto"/>
          </w:divBdr>
        </w:div>
        <w:div w:id="663240254">
          <w:marLeft w:val="0"/>
          <w:marRight w:val="0"/>
          <w:marTop w:val="0"/>
          <w:marBottom w:val="0"/>
          <w:divBdr>
            <w:top w:val="none" w:sz="0" w:space="0" w:color="auto"/>
            <w:left w:val="none" w:sz="0" w:space="0" w:color="auto"/>
            <w:bottom w:val="none" w:sz="0" w:space="0" w:color="auto"/>
            <w:right w:val="none" w:sz="0" w:space="0" w:color="auto"/>
          </w:divBdr>
        </w:div>
        <w:div w:id="685712882">
          <w:marLeft w:val="0"/>
          <w:marRight w:val="0"/>
          <w:marTop w:val="0"/>
          <w:marBottom w:val="0"/>
          <w:divBdr>
            <w:top w:val="none" w:sz="0" w:space="0" w:color="auto"/>
            <w:left w:val="none" w:sz="0" w:space="0" w:color="auto"/>
            <w:bottom w:val="none" w:sz="0" w:space="0" w:color="auto"/>
            <w:right w:val="none" w:sz="0" w:space="0" w:color="auto"/>
          </w:divBdr>
        </w:div>
        <w:div w:id="733744874">
          <w:marLeft w:val="0"/>
          <w:marRight w:val="0"/>
          <w:marTop w:val="0"/>
          <w:marBottom w:val="0"/>
          <w:divBdr>
            <w:top w:val="none" w:sz="0" w:space="0" w:color="auto"/>
            <w:left w:val="none" w:sz="0" w:space="0" w:color="auto"/>
            <w:bottom w:val="none" w:sz="0" w:space="0" w:color="auto"/>
            <w:right w:val="none" w:sz="0" w:space="0" w:color="auto"/>
          </w:divBdr>
          <w:divsChild>
            <w:div w:id="1638990659">
              <w:marLeft w:val="-75"/>
              <w:marRight w:val="0"/>
              <w:marTop w:val="30"/>
              <w:marBottom w:val="30"/>
              <w:divBdr>
                <w:top w:val="none" w:sz="0" w:space="0" w:color="auto"/>
                <w:left w:val="none" w:sz="0" w:space="0" w:color="auto"/>
                <w:bottom w:val="none" w:sz="0" w:space="0" w:color="auto"/>
                <w:right w:val="none" w:sz="0" w:space="0" w:color="auto"/>
              </w:divBdr>
              <w:divsChild>
                <w:div w:id="70322715">
                  <w:marLeft w:val="0"/>
                  <w:marRight w:val="0"/>
                  <w:marTop w:val="0"/>
                  <w:marBottom w:val="0"/>
                  <w:divBdr>
                    <w:top w:val="none" w:sz="0" w:space="0" w:color="auto"/>
                    <w:left w:val="none" w:sz="0" w:space="0" w:color="auto"/>
                    <w:bottom w:val="none" w:sz="0" w:space="0" w:color="auto"/>
                    <w:right w:val="none" w:sz="0" w:space="0" w:color="auto"/>
                  </w:divBdr>
                  <w:divsChild>
                    <w:div w:id="956981645">
                      <w:marLeft w:val="0"/>
                      <w:marRight w:val="0"/>
                      <w:marTop w:val="0"/>
                      <w:marBottom w:val="0"/>
                      <w:divBdr>
                        <w:top w:val="none" w:sz="0" w:space="0" w:color="auto"/>
                        <w:left w:val="none" w:sz="0" w:space="0" w:color="auto"/>
                        <w:bottom w:val="none" w:sz="0" w:space="0" w:color="auto"/>
                        <w:right w:val="none" w:sz="0" w:space="0" w:color="auto"/>
                      </w:divBdr>
                    </w:div>
                  </w:divsChild>
                </w:div>
                <w:div w:id="80374700">
                  <w:marLeft w:val="0"/>
                  <w:marRight w:val="0"/>
                  <w:marTop w:val="0"/>
                  <w:marBottom w:val="0"/>
                  <w:divBdr>
                    <w:top w:val="none" w:sz="0" w:space="0" w:color="auto"/>
                    <w:left w:val="none" w:sz="0" w:space="0" w:color="auto"/>
                    <w:bottom w:val="none" w:sz="0" w:space="0" w:color="auto"/>
                    <w:right w:val="none" w:sz="0" w:space="0" w:color="auto"/>
                  </w:divBdr>
                  <w:divsChild>
                    <w:div w:id="905190856">
                      <w:marLeft w:val="0"/>
                      <w:marRight w:val="0"/>
                      <w:marTop w:val="0"/>
                      <w:marBottom w:val="0"/>
                      <w:divBdr>
                        <w:top w:val="none" w:sz="0" w:space="0" w:color="auto"/>
                        <w:left w:val="none" w:sz="0" w:space="0" w:color="auto"/>
                        <w:bottom w:val="none" w:sz="0" w:space="0" w:color="auto"/>
                        <w:right w:val="none" w:sz="0" w:space="0" w:color="auto"/>
                      </w:divBdr>
                    </w:div>
                  </w:divsChild>
                </w:div>
                <w:div w:id="125974663">
                  <w:marLeft w:val="0"/>
                  <w:marRight w:val="0"/>
                  <w:marTop w:val="0"/>
                  <w:marBottom w:val="0"/>
                  <w:divBdr>
                    <w:top w:val="none" w:sz="0" w:space="0" w:color="auto"/>
                    <w:left w:val="none" w:sz="0" w:space="0" w:color="auto"/>
                    <w:bottom w:val="none" w:sz="0" w:space="0" w:color="auto"/>
                    <w:right w:val="none" w:sz="0" w:space="0" w:color="auto"/>
                  </w:divBdr>
                  <w:divsChild>
                    <w:div w:id="592402341">
                      <w:marLeft w:val="0"/>
                      <w:marRight w:val="0"/>
                      <w:marTop w:val="0"/>
                      <w:marBottom w:val="0"/>
                      <w:divBdr>
                        <w:top w:val="none" w:sz="0" w:space="0" w:color="auto"/>
                        <w:left w:val="none" w:sz="0" w:space="0" w:color="auto"/>
                        <w:bottom w:val="none" w:sz="0" w:space="0" w:color="auto"/>
                        <w:right w:val="none" w:sz="0" w:space="0" w:color="auto"/>
                      </w:divBdr>
                    </w:div>
                  </w:divsChild>
                </w:div>
                <w:div w:id="250624816">
                  <w:marLeft w:val="0"/>
                  <w:marRight w:val="0"/>
                  <w:marTop w:val="0"/>
                  <w:marBottom w:val="0"/>
                  <w:divBdr>
                    <w:top w:val="none" w:sz="0" w:space="0" w:color="auto"/>
                    <w:left w:val="none" w:sz="0" w:space="0" w:color="auto"/>
                    <w:bottom w:val="none" w:sz="0" w:space="0" w:color="auto"/>
                    <w:right w:val="none" w:sz="0" w:space="0" w:color="auto"/>
                  </w:divBdr>
                  <w:divsChild>
                    <w:div w:id="404188642">
                      <w:marLeft w:val="0"/>
                      <w:marRight w:val="0"/>
                      <w:marTop w:val="0"/>
                      <w:marBottom w:val="0"/>
                      <w:divBdr>
                        <w:top w:val="none" w:sz="0" w:space="0" w:color="auto"/>
                        <w:left w:val="none" w:sz="0" w:space="0" w:color="auto"/>
                        <w:bottom w:val="none" w:sz="0" w:space="0" w:color="auto"/>
                        <w:right w:val="none" w:sz="0" w:space="0" w:color="auto"/>
                      </w:divBdr>
                    </w:div>
                  </w:divsChild>
                </w:div>
                <w:div w:id="265844590">
                  <w:marLeft w:val="0"/>
                  <w:marRight w:val="0"/>
                  <w:marTop w:val="0"/>
                  <w:marBottom w:val="0"/>
                  <w:divBdr>
                    <w:top w:val="none" w:sz="0" w:space="0" w:color="auto"/>
                    <w:left w:val="none" w:sz="0" w:space="0" w:color="auto"/>
                    <w:bottom w:val="none" w:sz="0" w:space="0" w:color="auto"/>
                    <w:right w:val="none" w:sz="0" w:space="0" w:color="auto"/>
                  </w:divBdr>
                  <w:divsChild>
                    <w:div w:id="1280599688">
                      <w:marLeft w:val="0"/>
                      <w:marRight w:val="0"/>
                      <w:marTop w:val="0"/>
                      <w:marBottom w:val="0"/>
                      <w:divBdr>
                        <w:top w:val="none" w:sz="0" w:space="0" w:color="auto"/>
                        <w:left w:val="none" w:sz="0" w:space="0" w:color="auto"/>
                        <w:bottom w:val="none" w:sz="0" w:space="0" w:color="auto"/>
                        <w:right w:val="none" w:sz="0" w:space="0" w:color="auto"/>
                      </w:divBdr>
                    </w:div>
                  </w:divsChild>
                </w:div>
                <w:div w:id="301929448">
                  <w:marLeft w:val="0"/>
                  <w:marRight w:val="0"/>
                  <w:marTop w:val="0"/>
                  <w:marBottom w:val="0"/>
                  <w:divBdr>
                    <w:top w:val="none" w:sz="0" w:space="0" w:color="auto"/>
                    <w:left w:val="none" w:sz="0" w:space="0" w:color="auto"/>
                    <w:bottom w:val="none" w:sz="0" w:space="0" w:color="auto"/>
                    <w:right w:val="none" w:sz="0" w:space="0" w:color="auto"/>
                  </w:divBdr>
                  <w:divsChild>
                    <w:div w:id="1600790384">
                      <w:marLeft w:val="0"/>
                      <w:marRight w:val="0"/>
                      <w:marTop w:val="0"/>
                      <w:marBottom w:val="0"/>
                      <w:divBdr>
                        <w:top w:val="none" w:sz="0" w:space="0" w:color="auto"/>
                        <w:left w:val="none" w:sz="0" w:space="0" w:color="auto"/>
                        <w:bottom w:val="none" w:sz="0" w:space="0" w:color="auto"/>
                        <w:right w:val="none" w:sz="0" w:space="0" w:color="auto"/>
                      </w:divBdr>
                    </w:div>
                  </w:divsChild>
                </w:div>
                <w:div w:id="363100956">
                  <w:marLeft w:val="0"/>
                  <w:marRight w:val="0"/>
                  <w:marTop w:val="0"/>
                  <w:marBottom w:val="0"/>
                  <w:divBdr>
                    <w:top w:val="none" w:sz="0" w:space="0" w:color="auto"/>
                    <w:left w:val="none" w:sz="0" w:space="0" w:color="auto"/>
                    <w:bottom w:val="none" w:sz="0" w:space="0" w:color="auto"/>
                    <w:right w:val="none" w:sz="0" w:space="0" w:color="auto"/>
                  </w:divBdr>
                  <w:divsChild>
                    <w:div w:id="1219048385">
                      <w:marLeft w:val="0"/>
                      <w:marRight w:val="0"/>
                      <w:marTop w:val="0"/>
                      <w:marBottom w:val="0"/>
                      <w:divBdr>
                        <w:top w:val="none" w:sz="0" w:space="0" w:color="auto"/>
                        <w:left w:val="none" w:sz="0" w:space="0" w:color="auto"/>
                        <w:bottom w:val="none" w:sz="0" w:space="0" w:color="auto"/>
                        <w:right w:val="none" w:sz="0" w:space="0" w:color="auto"/>
                      </w:divBdr>
                    </w:div>
                  </w:divsChild>
                </w:div>
                <w:div w:id="539902408">
                  <w:marLeft w:val="0"/>
                  <w:marRight w:val="0"/>
                  <w:marTop w:val="0"/>
                  <w:marBottom w:val="0"/>
                  <w:divBdr>
                    <w:top w:val="none" w:sz="0" w:space="0" w:color="auto"/>
                    <w:left w:val="none" w:sz="0" w:space="0" w:color="auto"/>
                    <w:bottom w:val="none" w:sz="0" w:space="0" w:color="auto"/>
                    <w:right w:val="none" w:sz="0" w:space="0" w:color="auto"/>
                  </w:divBdr>
                  <w:divsChild>
                    <w:div w:id="2140344772">
                      <w:marLeft w:val="0"/>
                      <w:marRight w:val="0"/>
                      <w:marTop w:val="0"/>
                      <w:marBottom w:val="0"/>
                      <w:divBdr>
                        <w:top w:val="none" w:sz="0" w:space="0" w:color="auto"/>
                        <w:left w:val="none" w:sz="0" w:space="0" w:color="auto"/>
                        <w:bottom w:val="none" w:sz="0" w:space="0" w:color="auto"/>
                        <w:right w:val="none" w:sz="0" w:space="0" w:color="auto"/>
                      </w:divBdr>
                    </w:div>
                  </w:divsChild>
                </w:div>
                <w:div w:id="665986262">
                  <w:marLeft w:val="0"/>
                  <w:marRight w:val="0"/>
                  <w:marTop w:val="0"/>
                  <w:marBottom w:val="0"/>
                  <w:divBdr>
                    <w:top w:val="none" w:sz="0" w:space="0" w:color="auto"/>
                    <w:left w:val="none" w:sz="0" w:space="0" w:color="auto"/>
                    <w:bottom w:val="none" w:sz="0" w:space="0" w:color="auto"/>
                    <w:right w:val="none" w:sz="0" w:space="0" w:color="auto"/>
                  </w:divBdr>
                  <w:divsChild>
                    <w:div w:id="613943624">
                      <w:marLeft w:val="0"/>
                      <w:marRight w:val="0"/>
                      <w:marTop w:val="0"/>
                      <w:marBottom w:val="0"/>
                      <w:divBdr>
                        <w:top w:val="none" w:sz="0" w:space="0" w:color="auto"/>
                        <w:left w:val="none" w:sz="0" w:space="0" w:color="auto"/>
                        <w:bottom w:val="none" w:sz="0" w:space="0" w:color="auto"/>
                        <w:right w:val="none" w:sz="0" w:space="0" w:color="auto"/>
                      </w:divBdr>
                    </w:div>
                  </w:divsChild>
                </w:div>
                <w:div w:id="717624847">
                  <w:marLeft w:val="0"/>
                  <w:marRight w:val="0"/>
                  <w:marTop w:val="0"/>
                  <w:marBottom w:val="0"/>
                  <w:divBdr>
                    <w:top w:val="none" w:sz="0" w:space="0" w:color="auto"/>
                    <w:left w:val="none" w:sz="0" w:space="0" w:color="auto"/>
                    <w:bottom w:val="none" w:sz="0" w:space="0" w:color="auto"/>
                    <w:right w:val="none" w:sz="0" w:space="0" w:color="auto"/>
                  </w:divBdr>
                  <w:divsChild>
                    <w:div w:id="1742946016">
                      <w:marLeft w:val="0"/>
                      <w:marRight w:val="0"/>
                      <w:marTop w:val="0"/>
                      <w:marBottom w:val="0"/>
                      <w:divBdr>
                        <w:top w:val="none" w:sz="0" w:space="0" w:color="auto"/>
                        <w:left w:val="none" w:sz="0" w:space="0" w:color="auto"/>
                        <w:bottom w:val="none" w:sz="0" w:space="0" w:color="auto"/>
                        <w:right w:val="none" w:sz="0" w:space="0" w:color="auto"/>
                      </w:divBdr>
                    </w:div>
                  </w:divsChild>
                </w:div>
                <w:div w:id="736438350">
                  <w:marLeft w:val="0"/>
                  <w:marRight w:val="0"/>
                  <w:marTop w:val="0"/>
                  <w:marBottom w:val="0"/>
                  <w:divBdr>
                    <w:top w:val="none" w:sz="0" w:space="0" w:color="auto"/>
                    <w:left w:val="none" w:sz="0" w:space="0" w:color="auto"/>
                    <w:bottom w:val="none" w:sz="0" w:space="0" w:color="auto"/>
                    <w:right w:val="none" w:sz="0" w:space="0" w:color="auto"/>
                  </w:divBdr>
                  <w:divsChild>
                    <w:div w:id="972558241">
                      <w:marLeft w:val="0"/>
                      <w:marRight w:val="0"/>
                      <w:marTop w:val="0"/>
                      <w:marBottom w:val="0"/>
                      <w:divBdr>
                        <w:top w:val="none" w:sz="0" w:space="0" w:color="auto"/>
                        <w:left w:val="none" w:sz="0" w:space="0" w:color="auto"/>
                        <w:bottom w:val="none" w:sz="0" w:space="0" w:color="auto"/>
                        <w:right w:val="none" w:sz="0" w:space="0" w:color="auto"/>
                      </w:divBdr>
                    </w:div>
                  </w:divsChild>
                </w:div>
                <w:div w:id="761298294">
                  <w:marLeft w:val="0"/>
                  <w:marRight w:val="0"/>
                  <w:marTop w:val="0"/>
                  <w:marBottom w:val="0"/>
                  <w:divBdr>
                    <w:top w:val="none" w:sz="0" w:space="0" w:color="auto"/>
                    <w:left w:val="none" w:sz="0" w:space="0" w:color="auto"/>
                    <w:bottom w:val="none" w:sz="0" w:space="0" w:color="auto"/>
                    <w:right w:val="none" w:sz="0" w:space="0" w:color="auto"/>
                  </w:divBdr>
                  <w:divsChild>
                    <w:div w:id="726730146">
                      <w:marLeft w:val="0"/>
                      <w:marRight w:val="0"/>
                      <w:marTop w:val="0"/>
                      <w:marBottom w:val="0"/>
                      <w:divBdr>
                        <w:top w:val="none" w:sz="0" w:space="0" w:color="auto"/>
                        <w:left w:val="none" w:sz="0" w:space="0" w:color="auto"/>
                        <w:bottom w:val="none" w:sz="0" w:space="0" w:color="auto"/>
                        <w:right w:val="none" w:sz="0" w:space="0" w:color="auto"/>
                      </w:divBdr>
                    </w:div>
                  </w:divsChild>
                </w:div>
                <w:div w:id="764880500">
                  <w:marLeft w:val="0"/>
                  <w:marRight w:val="0"/>
                  <w:marTop w:val="0"/>
                  <w:marBottom w:val="0"/>
                  <w:divBdr>
                    <w:top w:val="none" w:sz="0" w:space="0" w:color="auto"/>
                    <w:left w:val="none" w:sz="0" w:space="0" w:color="auto"/>
                    <w:bottom w:val="none" w:sz="0" w:space="0" w:color="auto"/>
                    <w:right w:val="none" w:sz="0" w:space="0" w:color="auto"/>
                  </w:divBdr>
                  <w:divsChild>
                    <w:div w:id="1058015634">
                      <w:marLeft w:val="0"/>
                      <w:marRight w:val="0"/>
                      <w:marTop w:val="0"/>
                      <w:marBottom w:val="0"/>
                      <w:divBdr>
                        <w:top w:val="none" w:sz="0" w:space="0" w:color="auto"/>
                        <w:left w:val="none" w:sz="0" w:space="0" w:color="auto"/>
                        <w:bottom w:val="none" w:sz="0" w:space="0" w:color="auto"/>
                        <w:right w:val="none" w:sz="0" w:space="0" w:color="auto"/>
                      </w:divBdr>
                    </w:div>
                  </w:divsChild>
                </w:div>
                <w:div w:id="788429410">
                  <w:marLeft w:val="0"/>
                  <w:marRight w:val="0"/>
                  <w:marTop w:val="0"/>
                  <w:marBottom w:val="0"/>
                  <w:divBdr>
                    <w:top w:val="none" w:sz="0" w:space="0" w:color="auto"/>
                    <w:left w:val="none" w:sz="0" w:space="0" w:color="auto"/>
                    <w:bottom w:val="none" w:sz="0" w:space="0" w:color="auto"/>
                    <w:right w:val="none" w:sz="0" w:space="0" w:color="auto"/>
                  </w:divBdr>
                  <w:divsChild>
                    <w:div w:id="120225355">
                      <w:marLeft w:val="0"/>
                      <w:marRight w:val="0"/>
                      <w:marTop w:val="0"/>
                      <w:marBottom w:val="0"/>
                      <w:divBdr>
                        <w:top w:val="none" w:sz="0" w:space="0" w:color="auto"/>
                        <w:left w:val="none" w:sz="0" w:space="0" w:color="auto"/>
                        <w:bottom w:val="none" w:sz="0" w:space="0" w:color="auto"/>
                        <w:right w:val="none" w:sz="0" w:space="0" w:color="auto"/>
                      </w:divBdr>
                    </w:div>
                  </w:divsChild>
                </w:div>
                <w:div w:id="831600858">
                  <w:marLeft w:val="0"/>
                  <w:marRight w:val="0"/>
                  <w:marTop w:val="0"/>
                  <w:marBottom w:val="0"/>
                  <w:divBdr>
                    <w:top w:val="none" w:sz="0" w:space="0" w:color="auto"/>
                    <w:left w:val="none" w:sz="0" w:space="0" w:color="auto"/>
                    <w:bottom w:val="none" w:sz="0" w:space="0" w:color="auto"/>
                    <w:right w:val="none" w:sz="0" w:space="0" w:color="auto"/>
                  </w:divBdr>
                  <w:divsChild>
                    <w:div w:id="1484276402">
                      <w:marLeft w:val="0"/>
                      <w:marRight w:val="0"/>
                      <w:marTop w:val="0"/>
                      <w:marBottom w:val="0"/>
                      <w:divBdr>
                        <w:top w:val="none" w:sz="0" w:space="0" w:color="auto"/>
                        <w:left w:val="none" w:sz="0" w:space="0" w:color="auto"/>
                        <w:bottom w:val="none" w:sz="0" w:space="0" w:color="auto"/>
                        <w:right w:val="none" w:sz="0" w:space="0" w:color="auto"/>
                      </w:divBdr>
                    </w:div>
                  </w:divsChild>
                </w:div>
                <w:div w:id="846797877">
                  <w:marLeft w:val="0"/>
                  <w:marRight w:val="0"/>
                  <w:marTop w:val="0"/>
                  <w:marBottom w:val="0"/>
                  <w:divBdr>
                    <w:top w:val="none" w:sz="0" w:space="0" w:color="auto"/>
                    <w:left w:val="none" w:sz="0" w:space="0" w:color="auto"/>
                    <w:bottom w:val="none" w:sz="0" w:space="0" w:color="auto"/>
                    <w:right w:val="none" w:sz="0" w:space="0" w:color="auto"/>
                  </w:divBdr>
                  <w:divsChild>
                    <w:div w:id="1887183389">
                      <w:marLeft w:val="0"/>
                      <w:marRight w:val="0"/>
                      <w:marTop w:val="0"/>
                      <w:marBottom w:val="0"/>
                      <w:divBdr>
                        <w:top w:val="none" w:sz="0" w:space="0" w:color="auto"/>
                        <w:left w:val="none" w:sz="0" w:space="0" w:color="auto"/>
                        <w:bottom w:val="none" w:sz="0" w:space="0" w:color="auto"/>
                        <w:right w:val="none" w:sz="0" w:space="0" w:color="auto"/>
                      </w:divBdr>
                    </w:div>
                  </w:divsChild>
                </w:div>
                <w:div w:id="855339884">
                  <w:marLeft w:val="0"/>
                  <w:marRight w:val="0"/>
                  <w:marTop w:val="0"/>
                  <w:marBottom w:val="0"/>
                  <w:divBdr>
                    <w:top w:val="none" w:sz="0" w:space="0" w:color="auto"/>
                    <w:left w:val="none" w:sz="0" w:space="0" w:color="auto"/>
                    <w:bottom w:val="none" w:sz="0" w:space="0" w:color="auto"/>
                    <w:right w:val="none" w:sz="0" w:space="0" w:color="auto"/>
                  </w:divBdr>
                  <w:divsChild>
                    <w:div w:id="758675839">
                      <w:marLeft w:val="0"/>
                      <w:marRight w:val="0"/>
                      <w:marTop w:val="0"/>
                      <w:marBottom w:val="0"/>
                      <w:divBdr>
                        <w:top w:val="none" w:sz="0" w:space="0" w:color="auto"/>
                        <w:left w:val="none" w:sz="0" w:space="0" w:color="auto"/>
                        <w:bottom w:val="none" w:sz="0" w:space="0" w:color="auto"/>
                        <w:right w:val="none" w:sz="0" w:space="0" w:color="auto"/>
                      </w:divBdr>
                    </w:div>
                  </w:divsChild>
                </w:div>
                <w:div w:id="1026444771">
                  <w:marLeft w:val="0"/>
                  <w:marRight w:val="0"/>
                  <w:marTop w:val="0"/>
                  <w:marBottom w:val="0"/>
                  <w:divBdr>
                    <w:top w:val="none" w:sz="0" w:space="0" w:color="auto"/>
                    <w:left w:val="none" w:sz="0" w:space="0" w:color="auto"/>
                    <w:bottom w:val="none" w:sz="0" w:space="0" w:color="auto"/>
                    <w:right w:val="none" w:sz="0" w:space="0" w:color="auto"/>
                  </w:divBdr>
                  <w:divsChild>
                    <w:div w:id="1283800767">
                      <w:marLeft w:val="0"/>
                      <w:marRight w:val="0"/>
                      <w:marTop w:val="0"/>
                      <w:marBottom w:val="0"/>
                      <w:divBdr>
                        <w:top w:val="none" w:sz="0" w:space="0" w:color="auto"/>
                        <w:left w:val="none" w:sz="0" w:space="0" w:color="auto"/>
                        <w:bottom w:val="none" w:sz="0" w:space="0" w:color="auto"/>
                        <w:right w:val="none" w:sz="0" w:space="0" w:color="auto"/>
                      </w:divBdr>
                    </w:div>
                  </w:divsChild>
                </w:div>
                <w:div w:id="1057513876">
                  <w:marLeft w:val="0"/>
                  <w:marRight w:val="0"/>
                  <w:marTop w:val="0"/>
                  <w:marBottom w:val="0"/>
                  <w:divBdr>
                    <w:top w:val="none" w:sz="0" w:space="0" w:color="auto"/>
                    <w:left w:val="none" w:sz="0" w:space="0" w:color="auto"/>
                    <w:bottom w:val="none" w:sz="0" w:space="0" w:color="auto"/>
                    <w:right w:val="none" w:sz="0" w:space="0" w:color="auto"/>
                  </w:divBdr>
                  <w:divsChild>
                    <w:div w:id="441994540">
                      <w:marLeft w:val="0"/>
                      <w:marRight w:val="0"/>
                      <w:marTop w:val="0"/>
                      <w:marBottom w:val="0"/>
                      <w:divBdr>
                        <w:top w:val="none" w:sz="0" w:space="0" w:color="auto"/>
                        <w:left w:val="none" w:sz="0" w:space="0" w:color="auto"/>
                        <w:bottom w:val="none" w:sz="0" w:space="0" w:color="auto"/>
                        <w:right w:val="none" w:sz="0" w:space="0" w:color="auto"/>
                      </w:divBdr>
                    </w:div>
                  </w:divsChild>
                </w:div>
                <w:div w:id="1148936115">
                  <w:marLeft w:val="0"/>
                  <w:marRight w:val="0"/>
                  <w:marTop w:val="0"/>
                  <w:marBottom w:val="0"/>
                  <w:divBdr>
                    <w:top w:val="none" w:sz="0" w:space="0" w:color="auto"/>
                    <w:left w:val="none" w:sz="0" w:space="0" w:color="auto"/>
                    <w:bottom w:val="none" w:sz="0" w:space="0" w:color="auto"/>
                    <w:right w:val="none" w:sz="0" w:space="0" w:color="auto"/>
                  </w:divBdr>
                  <w:divsChild>
                    <w:div w:id="1013066657">
                      <w:marLeft w:val="0"/>
                      <w:marRight w:val="0"/>
                      <w:marTop w:val="0"/>
                      <w:marBottom w:val="0"/>
                      <w:divBdr>
                        <w:top w:val="none" w:sz="0" w:space="0" w:color="auto"/>
                        <w:left w:val="none" w:sz="0" w:space="0" w:color="auto"/>
                        <w:bottom w:val="none" w:sz="0" w:space="0" w:color="auto"/>
                        <w:right w:val="none" w:sz="0" w:space="0" w:color="auto"/>
                      </w:divBdr>
                    </w:div>
                  </w:divsChild>
                </w:div>
                <w:div w:id="1220048736">
                  <w:marLeft w:val="0"/>
                  <w:marRight w:val="0"/>
                  <w:marTop w:val="0"/>
                  <w:marBottom w:val="0"/>
                  <w:divBdr>
                    <w:top w:val="none" w:sz="0" w:space="0" w:color="auto"/>
                    <w:left w:val="none" w:sz="0" w:space="0" w:color="auto"/>
                    <w:bottom w:val="none" w:sz="0" w:space="0" w:color="auto"/>
                    <w:right w:val="none" w:sz="0" w:space="0" w:color="auto"/>
                  </w:divBdr>
                  <w:divsChild>
                    <w:div w:id="1242566432">
                      <w:marLeft w:val="0"/>
                      <w:marRight w:val="0"/>
                      <w:marTop w:val="0"/>
                      <w:marBottom w:val="0"/>
                      <w:divBdr>
                        <w:top w:val="none" w:sz="0" w:space="0" w:color="auto"/>
                        <w:left w:val="none" w:sz="0" w:space="0" w:color="auto"/>
                        <w:bottom w:val="none" w:sz="0" w:space="0" w:color="auto"/>
                        <w:right w:val="none" w:sz="0" w:space="0" w:color="auto"/>
                      </w:divBdr>
                    </w:div>
                  </w:divsChild>
                </w:div>
                <w:div w:id="1363750397">
                  <w:marLeft w:val="0"/>
                  <w:marRight w:val="0"/>
                  <w:marTop w:val="0"/>
                  <w:marBottom w:val="0"/>
                  <w:divBdr>
                    <w:top w:val="none" w:sz="0" w:space="0" w:color="auto"/>
                    <w:left w:val="none" w:sz="0" w:space="0" w:color="auto"/>
                    <w:bottom w:val="none" w:sz="0" w:space="0" w:color="auto"/>
                    <w:right w:val="none" w:sz="0" w:space="0" w:color="auto"/>
                  </w:divBdr>
                  <w:divsChild>
                    <w:div w:id="741295591">
                      <w:marLeft w:val="0"/>
                      <w:marRight w:val="0"/>
                      <w:marTop w:val="0"/>
                      <w:marBottom w:val="0"/>
                      <w:divBdr>
                        <w:top w:val="none" w:sz="0" w:space="0" w:color="auto"/>
                        <w:left w:val="none" w:sz="0" w:space="0" w:color="auto"/>
                        <w:bottom w:val="none" w:sz="0" w:space="0" w:color="auto"/>
                        <w:right w:val="none" w:sz="0" w:space="0" w:color="auto"/>
                      </w:divBdr>
                    </w:div>
                  </w:divsChild>
                </w:div>
                <w:div w:id="1471289694">
                  <w:marLeft w:val="0"/>
                  <w:marRight w:val="0"/>
                  <w:marTop w:val="0"/>
                  <w:marBottom w:val="0"/>
                  <w:divBdr>
                    <w:top w:val="none" w:sz="0" w:space="0" w:color="auto"/>
                    <w:left w:val="none" w:sz="0" w:space="0" w:color="auto"/>
                    <w:bottom w:val="none" w:sz="0" w:space="0" w:color="auto"/>
                    <w:right w:val="none" w:sz="0" w:space="0" w:color="auto"/>
                  </w:divBdr>
                  <w:divsChild>
                    <w:div w:id="1950307283">
                      <w:marLeft w:val="0"/>
                      <w:marRight w:val="0"/>
                      <w:marTop w:val="0"/>
                      <w:marBottom w:val="0"/>
                      <w:divBdr>
                        <w:top w:val="none" w:sz="0" w:space="0" w:color="auto"/>
                        <w:left w:val="none" w:sz="0" w:space="0" w:color="auto"/>
                        <w:bottom w:val="none" w:sz="0" w:space="0" w:color="auto"/>
                        <w:right w:val="none" w:sz="0" w:space="0" w:color="auto"/>
                      </w:divBdr>
                    </w:div>
                  </w:divsChild>
                </w:div>
                <w:div w:id="1622572579">
                  <w:marLeft w:val="0"/>
                  <w:marRight w:val="0"/>
                  <w:marTop w:val="0"/>
                  <w:marBottom w:val="0"/>
                  <w:divBdr>
                    <w:top w:val="none" w:sz="0" w:space="0" w:color="auto"/>
                    <w:left w:val="none" w:sz="0" w:space="0" w:color="auto"/>
                    <w:bottom w:val="none" w:sz="0" w:space="0" w:color="auto"/>
                    <w:right w:val="none" w:sz="0" w:space="0" w:color="auto"/>
                  </w:divBdr>
                  <w:divsChild>
                    <w:div w:id="1755737365">
                      <w:marLeft w:val="0"/>
                      <w:marRight w:val="0"/>
                      <w:marTop w:val="0"/>
                      <w:marBottom w:val="0"/>
                      <w:divBdr>
                        <w:top w:val="none" w:sz="0" w:space="0" w:color="auto"/>
                        <w:left w:val="none" w:sz="0" w:space="0" w:color="auto"/>
                        <w:bottom w:val="none" w:sz="0" w:space="0" w:color="auto"/>
                        <w:right w:val="none" w:sz="0" w:space="0" w:color="auto"/>
                      </w:divBdr>
                    </w:div>
                  </w:divsChild>
                </w:div>
                <w:div w:id="1658415127">
                  <w:marLeft w:val="0"/>
                  <w:marRight w:val="0"/>
                  <w:marTop w:val="0"/>
                  <w:marBottom w:val="0"/>
                  <w:divBdr>
                    <w:top w:val="none" w:sz="0" w:space="0" w:color="auto"/>
                    <w:left w:val="none" w:sz="0" w:space="0" w:color="auto"/>
                    <w:bottom w:val="none" w:sz="0" w:space="0" w:color="auto"/>
                    <w:right w:val="none" w:sz="0" w:space="0" w:color="auto"/>
                  </w:divBdr>
                  <w:divsChild>
                    <w:div w:id="1560020448">
                      <w:marLeft w:val="0"/>
                      <w:marRight w:val="0"/>
                      <w:marTop w:val="0"/>
                      <w:marBottom w:val="0"/>
                      <w:divBdr>
                        <w:top w:val="none" w:sz="0" w:space="0" w:color="auto"/>
                        <w:left w:val="none" w:sz="0" w:space="0" w:color="auto"/>
                        <w:bottom w:val="none" w:sz="0" w:space="0" w:color="auto"/>
                        <w:right w:val="none" w:sz="0" w:space="0" w:color="auto"/>
                      </w:divBdr>
                    </w:div>
                  </w:divsChild>
                </w:div>
                <w:div w:id="1764178908">
                  <w:marLeft w:val="0"/>
                  <w:marRight w:val="0"/>
                  <w:marTop w:val="0"/>
                  <w:marBottom w:val="0"/>
                  <w:divBdr>
                    <w:top w:val="none" w:sz="0" w:space="0" w:color="auto"/>
                    <w:left w:val="none" w:sz="0" w:space="0" w:color="auto"/>
                    <w:bottom w:val="none" w:sz="0" w:space="0" w:color="auto"/>
                    <w:right w:val="none" w:sz="0" w:space="0" w:color="auto"/>
                  </w:divBdr>
                  <w:divsChild>
                    <w:div w:id="1015035460">
                      <w:marLeft w:val="0"/>
                      <w:marRight w:val="0"/>
                      <w:marTop w:val="0"/>
                      <w:marBottom w:val="0"/>
                      <w:divBdr>
                        <w:top w:val="none" w:sz="0" w:space="0" w:color="auto"/>
                        <w:left w:val="none" w:sz="0" w:space="0" w:color="auto"/>
                        <w:bottom w:val="none" w:sz="0" w:space="0" w:color="auto"/>
                        <w:right w:val="none" w:sz="0" w:space="0" w:color="auto"/>
                      </w:divBdr>
                    </w:div>
                  </w:divsChild>
                </w:div>
                <w:div w:id="1998264146">
                  <w:marLeft w:val="0"/>
                  <w:marRight w:val="0"/>
                  <w:marTop w:val="0"/>
                  <w:marBottom w:val="0"/>
                  <w:divBdr>
                    <w:top w:val="none" w:sz="0" w:space="0" w:color="auto"/>
                    <w:left w:val="none" w:sz="0" w:space="0" w:color="auto"/>
                    <w:bottom w:val="none" w:sz="0" w:space="0" w:color="auto"/>
                    <w:right w:val="none" w:sz="0" w:space="0" w:color="auto"/>
                  </w:divBdr>
                  <w:divsChild>
                    <w:div w:id="660700162">
                      <w:marLeft w:val="0"/>
                      <w:marRight w:val="0"/>
                      <w:marTop w:val="0"/>
                      <w:marBottom w:val="0"/>
                      <w:divBdr>
                        <w:top w:val="none" w:sz="0" w:space="0" w:color="auto"/>
                        <w:left w:val="none" w:sz="0" w:space="0" w:color="auto"/>
                        <w:bottom w:val="none" w:sz="0" w:space="0" w:color="auto"/>
                        <w:right w:val="none" w:sz="0" w:space="0" w:color="auto"/>
                      </w:divBdr>
                    </w:div>
                  </w:divsChild>
                </w:div>
                <w:div w:id="2101683847">
                  <w:marLeft w:val="0"/>
                  <w:marRight w:val="0"/>
                  <w:marTop w:val="0"/>
                  <w:marBottom w:val="0"/>
                  <w:divBdr>
                    <w:top w:val="none" w:sz="0" w:space="0" w:color="auto"/>
                    <w:left w:val="none" w:sz="0" w:space="0" w:color="auto"/>
                    <w:bottom w:val="none" w:sz="0" w:space="0" w:color="auto"/>
                    <w:right w:val="none" w:sz="0" w:space="0" w:color="auto"/>
                  </w:divBdr>
                  <w:divsChild>
                    <w:div w:id="528184328">
                      <w:marLeft w:val="0"/>
                      <w:marRight w:val="0"/>
                      <w:marTop w:val="0"/>
                      <w:marBottom w:val="0"/>
                      <w:divBdr>
                        <w:top w:val="none" w:sz="0" w:space="0" w:color="auto"/>
                        <w:left w:val="none" w:sz="0" w:space="0" w:color="auto"/>
                        <w:bottom w:val="none" w:sz="0" w:space="0" w:color="auto"/>
                        <w:right w:val="none" w:sz="0" w:space="0" w:color="auto"/>
                      </w:divBdr>
                    </w:div>
                  </w:divsChild>
                </w:div>
                <w:div w:id="2108426426">
                  <w:marLeft w:val="0"/>
                  <w:marRight w:val="0"/>
                  <w:marTop w:val="0"/>
                  <w:marBottom w:val="0"/>
                  <w:divBdr>
                    <w:top w:val="none" w:sz="0" w:space="0" w:color="auto"/>
                    <w:left w:val="none" w:sz="0" w:space="0" w:color="auto"/>
                    <w:bottom w:val="none" w:sz="0" w:space="0" w:color="auto"/>
                    <w:right w:val="none" w:sz="0" w:space="0" w:color="auto"/>
                  </w:divBdr>
                  <w:divsChild>
                    <w:div w:id="1031611298">
                      <w:marLeft w:val="0"/>
                      <w:marRight w:val="0"/>
                      <w:marTop w:val="0"/>
                      <w:marBottom w:val="0"/>
                      <w:divBdr>
                        <w:top w:val="none" w:sz="0" w:space="0" w:color="auto"/>
                        <w:left w:val="none" w:sz="0" w:space="0" w:color="auto"/>
                        <w:bottom w:val="none" w:sz="0" w:space="0" w:color="auto"/>
                        <w:right w:val="none" w:sz="0" w:space="0" w:color="auto"/>
                      </w:divBdr>
                    </w:div>
                  </w:divsChild>
                </w:div>
                <w:div w:id="2143227661">
                  <w:marLeft w:val="0"/>
                  <w:marRight w:val="0"/>
                  <w:marTop w:val="0"/>
                  <w:marBottom w:val="0"/>
                  <w:divBdr>
                    <w:top w:val="none" w:sz="0" w:space="0" w:color="auto"/>
                    <w:left w:val="none" w:sz="0" w:space="0" w:color="auto"/>
                    <w:bottom w:val="none" w:sz="0" w:space="0" w:color="auto"/>
                    <w:right w:val="none" w:sz="0" w:space="0" w:color="auto"/>
                  </w:divBdr>
                  <w:divsChild>
                    <w:div w:id="10486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997929">
          <w:marLeft w:val="0"/>
          <w:marRight w:val="0"/>
          <w:marTop w:val="0"/>
          <w:marBottom w:val="0"/>
          <w:divBdr>
            <w:top w:val="none" w:sz="0" w:space="0" w:color="auto"/>
            <w:left w:val="none" w:sz="0" w:space="0" w:color="auto"/>
            <w:bottom w:val="none" w:sz="0" w:space="0" w:color="auto"/>
            <w:right w:val="none" w:sz="0" w:space="0" w:color="auto"/>
          </w:divBdr>
        </w:div>
        <w:div w:id="980379529">
          <w:marLeft w:val="0"/>
          <w:marRight w:val="0"/>
          <w:marTop w:val="0"/>
          <w:marBottom w:val="0"/>
          <w:divBdr>
            <w:top w:val="none" w:sz="0" w:space="0" w:color="auto"/>
            <w:left w:val="none" w:sz="0" w:space="0" w:color="auto"/>
            <w:bottom w:val="none" w:sz="0" w:space="0" w:color="auto"/>
            <w:right w:val="none" w:sz="0" w:space="0" w:color="auto"/>
          </w:divBdr>
        </w:div>
        <w:div w:id="998192922">
          <w:marLeft w:val="0"/>
          <w:marRight w:val="0"/>
          <w:marTop w:val="0"/>
          <w:marBottom w:val="0"/>
          <w:divBdr>
            <w:top w:val="none" w:sz="0" w:space="0" w:color="auto"/>
            <w:left w:val="none" w:sz="0" w:space="0" w:color="auto"/>
            <w:bottom w:val="none" w:sz="0" w:space="0" w:color="auto"/>
            <w:right w:val="none" w:sz="0" w:space="0" w:color="auto"/>
          </w:divBdr>
        </w:div>
        <w:div w:id="1047491815">
          <w:marLeft w:val="0"/>
          <w:marRight w:val="0"/>
          <w:marTop w:val="0"/>
          <w:marBottom w:val="0"/>
          <w:divBdr>
            <w:top w:val="none" w:sz="0" w:space="0" w:color="auto"/>
            <w:left w:val="none" w:sz="0" w:space="0" w:color="auto"/>
            <w:bottom w:val="none" w:sz="0" w:space="0" w:color="auto"/>
            <w:right w:val="none" w:sz="0" w:space="0" w:color="auto"/>
          </w:divBdr>
        </w:div>
        <w:div w:id="1121412183">
          <w:marLeft w:val="0"/>
          <w:marRight w:val="0"/>
          <w:marTop w:val="0"/>
          <w:marBottom w:val="0"/>
          <w:divBdr>
            <w:top w:val="none" w:sz="0" w:space="0" w:color="auto"/>
            <w:left w:val="none" w:sz="0" w:space="0" w:color="auto"/>
            <w:bottom w:val="none" w:sz="0" w:space="0" w:color="auto"/>
            <w:right w:val="none" w:sz="0" w:space="0" w:color="auto"/>
          </w:divBdr>
        </w:div>
        <w:div w:id="1137338898">
          <w:marLeft w:val="0"/>
          <w:marRight w:val="0"/>
          <w:marTop w:val="0"/>
          <w:marBottom w:val="0"/>
          <w:divBdr>
            <w:top w:val="none" w:sz="0" w:space="0" w:color="auto"/>
            <w:left w:val="none" w:sz="0" w:space="0" w:color="auto"/>
            <w:bottom w:val="none" w:sz="0" w:space="0" w:color="auto"/>
            <w:right w:val="none" w:sz="0" w:space="0" w:color="auto"/>
          </w:divBdr>
        </w:div>
        <w:div w:id="1158959724">
          <w:marLeft w:val="0"/>
          <w:marRight w:val="0"/>
          <w:marTop w:val="0"/>
          <w:marBottom w:val="0"/>
          <w:divBdr>
            <w:top w:val="none" w:sz="0" w:space="0" w:color="auto"/>
            <w:left w:val="none" w:sz="0" w:space="0" w:color="auto"/>
            <w:bottom w:val="none" w:sz="0" w:space="0" w:color="auto"/>
            <w:right w:val="none" w:sz="0" w:space="0" w:color="auto"/>
          </w:divBdr>
        </w:div>
        <w:div w:id="1434475541">
          <w:marLeft w:val="0"/>
          <w:marRight w:val="0"/>
          <w:marTop w:val="0"/>
          <w:marBottom w:val="0"/>
          <w:divBdr>
            <w:top w:val="none" w:sz="0" w:space="0" w:color="auto"/>
            <w:left w:val="none" w:sz="0" w:space="0" w:color="auto"/>
            <w:bottom w:val="none" w:sz="0" w:space="0" w:color="auto"/>
            <w:right w:val="none" w:sz="0" w:space="0" w:color="auto"/>
          </w:divBdr>
        </w:div>
        <w:div w:id="1504786325">
          <w:marLeft w:val="0"/>
          <w:marRight w:val="0"/>
          <w:marTop w:val="0"/>
          <w:marBottom w:val="0"/>
          <w:divBdr>
            <w:top w:val="none" w:sz="0" w:space="0" w:color="auto"/>
            <w:left w:val="none" w:sz="0" w:space="0" w:color="auto"/>
            <w:bottom w:val="none" w:sz="0" w:space="0" w:color="auto"/>
            <w:right w:val="none" w:sz="0" w:space="0" w:color="auto"/>
          </w:divBdr>
        </w:div>
        <w:div w:id="1543787392">
          <w:marLeft w:val="0"/>
          <w:marRight w:val="0"/>
          <w:marTop w:val="0"/>
          <w:marBottom w:val="0"/>
          <w:divBdr>
            <w:top w:val="none" w:sz="0" w:space="0" w:color="auto"/>
            <w:left w:val="none" w:sz="0" w:space="0" w:color="auto"/>
            <w:bottom w:val="none" w:sz="0" w:space="0" w:color="auto"/>
            <w:right w:val="none" w:sz="0" w:space="0" w:color="auto"/>
          </w:divBdr>
        </w:div>
        <w:div w:id="1573193483">
          <w:marLeft w:val="0"/>
          <w:marRight w:val="0"/>
          <w:marTop w:val="0"/>
          <w:marBottom w:val="0"/>
          <w:divBdr>
            <w:top w:val="none" w:sz="0" w:space="0" w:color="auto"/>
            <w:left w:val="none" w:sz="0" w:space="0" w:color="auto"/>
            <w:bottom w:val="none" w:sz="0" w:space="0" w:color="auto"/>
            <w:right w:val="none" w:sz="0" w:space="0" w:color="auto"/>
          </w:divBdr>
        </w:div>
        <w:div w:id="1599823852">
          <w:marLeft w:val="0"/>
          <w:marRight w:val="0"/>
          <w:marTop w:val="0"/>
          <w:marBottom w:val="0"/>
          <w:divBdr>
            <w:top w:val="none" w:sz="0" w:space="0" w:color="auto"/>
            <w:left w:val="none" w:sz="0" w:space="0" w:color="auto"/>
            <w:bottom w:val="none" w:sz="0" w:space="0" w:color="auto"/>
            <w:right w:val="none" w:sz="0" w:space="0" w:color="auto"/>
          </w:divBdr>
        </w:div>
        <w:div w:id="1624574592">
          <w:marLeft w:val="0"/>
          <w:marRight w:val="0"/>
          <w:marTop w:val="0"/>
          <w:marBottom w:val="0"/>
          <w:divBdr>
            <w:top w:val="none" w:sz="0" w:space="0" w:color="auto"/>
            <w:left w:val="none" w:sz="0" w:space="0" w:color="auto"/>
            <w:bottom w:val="none" w:sz="0" w:space="0" w:color="auto"/>
            <w:right w:val="none" w:sz="0" w:space="0" w:color="auto"/>
          </w:divBdr>
          <w:divsChild>
            <w:div w:id="477383614">
              <w:marLeft w:val="-75"/>
              <w:marRight w:val="0"/>
              <w:marTop w:val="30"/>
              <w:marBottom w:val="30"/>
              <w:divBdr>
                <w:top w:val="none" w:sz="0" w:space="0" w:color="auto"/>
                <w:left w:val="none" w:sz="0" w:space="0" w:color="auto"/>
                <w:bottom w:val="none" w:sz="0" w:space="0" w:color="auto"/>
                <w:right w:val="none" w:sz="0" w:space="0" w:color="auto"/>
              </w:divBdr>
              <w:divsChild>
                <w:div w:id="52896416">
                  <w:marLeft w:val="0"/>
                  <w:marRight w:val="0"/>
                  <w:marTop w:val="0"/>
                  <w:marBottom w:val="0"/>
                  <w:divBdr>
                    <w:top w:val="none" w:sz="0" w:space="0" w:color="auto"/>
                    <w:left w:val="none" w:sz="0" w:space="0" w:color="auto"/>
                    <w:bottom w:val="none" w:sz="0" w:space="0" w:color="auto"/>
                    <w:right w:val="none" w:sz="0" w:space="0" w:color="auto"/>
                  </w:divBdr>
                  <w:divsChild>
                    <w:div w:id="1761679325">
                      <w:marLeft w:val="0"/>
                      <w:marRight w:val="0"/>
                      <w:marTop w:val="0"/>
                      <w:marBottom w:val="0"/>
                      <w:divBdr>
                        <w:top w:val="none" w:sz="0" w:space="0" w:color="auto"/>
                        <w:left w:val="none" w:sz="0" w:space="0" w:color="auto"/>
                        <w:bottom w:val="none" w:sz="0" w:space="0" w:color="auto"/>
                        <w:right w:val="none" w:sz="0" w:space="0" w:color="auto"/>
                      </w:divBdr>
                    </w:div>
                  </w:divsChild>
                </w:div>
                <w:div w:id="74981903">
                  <w:marLeft w:val="0"/>
                  <w:marRight w:val="0"/>
                  <w:marTop w:val="0"/>
                  <w:marBottom w:val="0"/>
                  <w:divBdr>
                    <w:top w:val="none" w:sz="0" w:space="0" w:color="auto"/>
                    <w:left w:val="none" w:sz="0" w:space="0" w:color="auto"/>
                    <w:bottom w:val="none" w:sz="0" w:space="0" w:color="auto"/>
                    <w:right w:val="none" w:sz="0" w:space="0" w:color="auto"/>
                  </w:divBdr>
                  <w:divsChild>
                    <w:div w:id="1637485926">
                      <w:marLeft w:val="0"/>
                      <w:marRight w:val="0"/>
                      <w:marTop w:val="0"/>
                      <w:marBottom w:val="0"/>
                      <w:divBdr>
                        <w:top w:val="none" w:sz="0" w:space="0" w:color="auto"/>
                        <w:left w:val="none" w:sz="0" w:space="0" w:color="auto"/>
                        <w:bottom w:val="none" w:sz="0" w:space="0" w:color="auto"/>
                        <w:right w:val="none" w:sz="0" w:space="0" w:color="auto"/>
                      </w:divBdr>
                    </w:div>
                  </w:divsChild>
                </w:div>
                <w:div w:id="89010377">
                  <w:marLeft w:val="0"/>
                  <w:marRight w:val="0"/>
                  <w:marTop w:val="0"/>
                  <w:marBottom w:val="0"/>
                  <w:divBdr>
                    <w:top w:val="none" w:sz="0" w:space="0" w:color="auto"/>
                    <w:left w:val="none" w:sz="0" w:space="0" w:color="auto"/>
                    <w:bottom w:val="none" w:sz="0" w:space="0" w:color="auto"/>
                    <w:right w:val="none" w:sz="0" w:space="0" w:color="auto"/>
                  </w:divBdr>
                  <w:divsChild>
                    <w:div w:id="17002477">
                      <w:marLeft w:val="0"/>
                      <w:marRight w:val="0"/>
                      <w:marTop w:val="0"/>
                      <w:marBottom w:val="0"/>
                      <w:divBdr>
                        <w:top w:val="none" w:sz="0" w:space="0" w:color="auto"/>
                        <w:left w:val="none" w:sz="0" w:space="0" w:color="auto"/>
                        <w:bottom w:val="none" w:sz="0" w:space="0" w:color="auto"/>
                        <w:right w:val="none" w:sz="0" w:space="0" w:color="auto"/>
                      </w:divBdr>
                    </w:div>
                  </w:divsChild>
                </w:div>
                <w:div w:id="142740614">
                  <w:marLeft w:val="0"/>
                  <w:marRight w:val="0"/>
                  <w:marTop w:val="0"/>
                  <w:marBottom w:val="0"/>
                  <w:divBdr>
                    <w:top w:val="none" w:sz="0" w:space="0" w:color="auto"/>
                    <w:left w:val="none" w:sz="0" w:space="0" w:color="auto"/>
                    <w:bottom w:val="none" w:sz="0" w:space="0" w:color="auto"/>
                    <w:right w:val="none" w:sz="0" w:space="0" w:color="auto"/>
                  </w:divBdr>
                  <w:divsChild>
                    <w:div w:id="1941989594">
                      <w:marLeft w:val="0"/>
                      <w:marRight w:val="0"/>
                      <w:marTop w:val="0"/>
                      <w:marBottom w:val="0"/>
                      <w:divBdr>
                        <w:top w:val="none" w:sz="0" w:space="0" w:color="auto"/>
                        <w:left w:val="none" w:sz="0" w:space="0" w:color="auto"/>
                        <w:bottom w:val="none" w:sz="0" w:space="0" w:color="auto"/>
                        <w:right w:val="none" w:sz="0" w:space="0" w:color="auto"/>
                      </w:divBdr>
                    </w:div>
                  </w:divsChild>
                </w:div>
                <w:div w:id="342780123">
                  <w:marLeft w:val="0"/>
                  <w:marRight w:val="0"/>
                  <w:marTop w:val="0"/>
                  <w:marBottom w:val="0"/>
                  <w:divBdr>
                    <w:top w:val="none" w:sz="0" w:space="0" w:color="auto"/>
                    <w:left w:val="none" w:sz="0" w:space="0" w:color="auto"/>
                    <w:bottom w:val="none" w:sz="0" w:space="0" w:color="auto"/>
                    <w:right w:val="none" w:sz="0" w:space="0" w:color="auto"/>
                  </w:divBdr>
                  <w:divsChild>
                    <w:div w:id="903300765">
                      <w:marLeft w:val="0"/>
                      <w:marRight w:val="0"/>
                      <w:marTop w:val="0"/>
                      <w:marBottom w:val="0"/>
                      <w:divBdr>
                        <w:top w:val="none" w:sz="0" w:space="0" w:color="auto"/>
                        <w:left w:val="none" w:sz="0" w:space="0" w:color="auto"/>
                        <w:bottom w:val="none" w:sz="0" w:space="0" w:color="auto"/>
                        <w:right w:val="none" w:sz="0" w:space="0" w:color="auto"/>
                      </w:divBdr>
                    </w:div>
                  </w:divsChild>
                </w:div>
                <w:div w:id="342978001">
                  <w:marLeft w:val="0"/>
                  <w:marRight w:val="0"/>
                  <w:marTop w:val="0"/>
                  <w:marBottom w:val="0"/>
                  <w:divBdr>
                    <w:top w:val="none" w:sz="0" w:space="0" w:color="auto"/>
                    <w:left w:val="none" w:sz="0" w:space="0" w:color="auto"/>
                    <w:bottom w:val="none" w:sz="0" w:space="0" w:color="auto"/>
                    <w:right w:val="none" w:sz="0" w:space="0" w:color="auto"/>
                  </w:divBdr>
                  <w:divsChild>
                    <w:div w:id="464586830">
                      <w:marLeft w:val="0"/>
                      <w:marRight w:val="0"/>
                      <w:marTop w:val="0"/>
                      <w:marBottom w:val="0"/>
                      <w:divBdr>
                        <w:top w:val="none" w:sz="0" w:space="0" w:color="auto"/>
                        <w:left w:val="none" w:sz="0" w:space="0" w:color="auto"/>
                        <w:bottom w:val="none" w:sz="0" w:space="0" w:color="auto"/>
                        <w:right w:val="none" w:sz="0" w:space="0" w:color="auto"/>
                      </w:divBdr>
                    </w:div>
                  </w:divsChild>
                </w:div>
                <w:div w:id="345060578">
                  <w:marLeft w:val="0"/>
                  <w:marRight w:val="0"/>
                  <w:marTop w:val="0"/>
                  <w:marBottom w:val="0"/>
                  <w:divBdr>
                    <w:top w:val="none" w:sz="0" w:space="0" w:color="auto"/>
                    <w:left w:val="none" w:sz="0" w:space="0" w:color="auto"/>
                    <w:bottom w:val="none" w:sz="0" w:space="0" w:color="auto"/>
                    <w:right w:val="none" w:sz="0" w:space="0" w:color="auto"/>
                  </w:divBdr>
                  <w:divsChild>
                    <w:div w:id="1665427764">
                      <w:marLeft w:val="0"/>
                      <w:marRight w:val="0"/>
                      <w:marTop w:val="0"/>
                      <w:marBottom w:val="0"/>
                      <w:divBdr>
                        <w:top w:val="none" w:sz="0" w:space="0" w:color="auto"/>
                        <w:left w:val="none" w:sz="0" w:space="0" w:color="auto"/>
                        <w:bottom w:val="none" w:sz="0" w:space="0" w:color="auto"/>
                        <w:right w:val="none" w:sz="0" w:space="0" w:color="auto"/>
                      </w:divBdr>
                    </w:div>
                  </w:divsChild>
                </w:div>
                <w:div w:id="353503401">
                  <w:marLeft w:val="0"/>
                  <w:marRight w:val="0"/>
                  <w:marTop w:val="0"/>
                  <w:marBottom w:val="0"/>
                  <w:divBdr>
                    <w:top w:val="none" w:sz="0" w:space="0" w:color="auto"/>
                    <w:left w:val="none" w:sz="0" w:space="0" w:color="auto"/>
                    <w:bottom w:val="none" w:sz="0" w:space="0" w:color="auto"/>
                    <w:right w:val="none" w:sz="0" w:space="0" w:color="auto"/>
                  </w:divBdr>
                  <w:divsChild>
                    <w:div w:id="274597762">
                      <w:marLeft w:val="0"/>
                      <w:marRight w:val="0"/>
                      <w:marTop w:val="0"/>
                      <w:marBottom w:val="0"/>
                      <w:divBdr>
                        <w:top w:val="none" w:sz="0" w:space="0" w:color="auto"/>
                        <w:left w:val="none" w:sz="0" w:space="0" w:color="auto"/>
                        <w:bottom w:val="none" w:sz="0" w:space="0" w:color="auto"/>
                        <w:right w:val="none" w:sz="0" w:space="0" w:color="auto"/>
                      </w:divBdr>
                    </w:div>
                  </w:divsChild>
                </w:div>
                <w:div w:id="353850189">
                  <w:marLeft w:val="0"/>
                  <w:marRight w:val="0"/>
                  <w:marTop w:val="0"/>
                  <w:marBottom w:val="0"/>
                  <w:divBdr>
                    <w:top w:val="none" w:sz="0" w:space="0" w:color="auto"/>
                    <w:left w:val="none" w:sz="0" w:space="0" w:color="auto"/>
                    <w:bottom w:val="none" w:sz="0" w:space="0" w:color="auto"/>
                    <w:right w:val="none" w:sz="0" w:space="0" w:color="auto"/>
                  </w:divBdr>
                  <w:divsChild>
                    <w:div w:id="691300153">
                      <w:marLeft w:val="0"/>
                      <w:marRight w:val="0"/>
                      <w:marTop w:val="0"/>
                      <w:marBottom w:val="0"/>
                      <w:divBdr>
                        <w:top w:val="none" w:sz="0" w:space="0" w:color="auto"/>
                        <w:left w:val="none" w:sz="0" w:space="0" w:color="auto"/>
                        <w:bottom w:val="none" w:sz="0" w:space="0" w:color="auto"/>
                        <w:right w:val="none" w:sz="0" w:space="0" w:color="auto"/>
                      </w:divBdr>
                    </w:div>
                  </w:divsChild>
                </w:div>
                <w:div w:id="353966043">
                  <w:marLeft w:val="0"/>
                  <w:marRight w:val="0"/>
                  <w:marTop w:val="0"/>
                  <w:marBottom w:val="0"/>
                  <w:divBdr>
                    <w:top w:val="none" w:sz="0" w:space="0" w:color="auto"/>
                    <w:left w:val="none" w:sz="0" w:space="0" w:color="auto"/>
                    <w:bottom w:val="none" w:sz="0" w:space="0" w:color="auto"/>
                    <w:right w:val="none" w:sz="0" w:space="0" w:color="auto"/>
                  </w:divBdr>
                  <w:divsChild>
                    <w:div w:id="89552371">
                      <w:marLeft w:val="0"/>
                      <w:marRight w:val="0"/>
                      <w:marTop w:val="0"/>
                      <w:marBottom w:val="0"/>
                      <w:divBdr>
                        <w:top w:val="none" w:sz="0" w:space="0" w:color="auto"/>
                        <w:left w:val="none" w:sz="0" w:space="0" w:color="auto"/>
                        <w:bottom w:val="none" w:sz="0" w:space="0" w:color="auto"/>
                        <w:right w:val="none" w:sz="0" w:space="0" w:color="auto"/>
                      </w:divBdr>
                    </w:div>
                  </w:divsChild>
                </w:div>
                <w:div w:id="381834936">
                  <w:marLeft w:val="0"/>
                  <w:marRight w:val="0"/>
                  <w:marTop w:val="0"/>
                  <w:marBottom w:val="0"/>
                  <w:divBdr>
                    <w:top w:val="none" w:sz="0" w:space="0" w:color="auto"/>
                    <w:left w:val="none" w:sz="0" w:space="0" w:color="auto"/>
                    <w:bottom w:val="none" w:sz="0" w:space="0" w:color="auto"/>
                    <w:right w:val="none" w:sz="0" w:space="0" w:color="auto"/>
                  </w:divBdr>
                  <w:divsChild>
                    <w:div w:id="1996105761">
                      <w:marLeft w:val="0"/>
                      <w:marRight w:val="0"/>
                      <w:marTop w:val="0"/>
                      <w:marBottom w:val="0"/>
                      <w:divBdr>
                        <w:top w:val="none" w:sz="0" w:space="0" w:color="auto"/>
                        <w:left w:val="none" w:sz="0" w:space="0" w:color="auto"/>
                        <w:bottom w:val="none" w:sz="0" w:space="0" w:color="auto"/>
                        <w:right w:val="none" w:sz="0" w:space="0" w:color="auto"/>
                      </w:divBdr>
                    </w:div>
                  </w:divsChild>
                </w:div>
                <w:div w:id="430129251">
                  <w:marLeft w:val="0"/>
                  <w:marRight w:val="0"/>
                  <w:marTop w:val="0"/>
                  <w:marBottom w:val="0"/>
                  <w:divBdr>
                    <w:top w:val="none" w:sz="0" w:space="0" w:color="auto"/>
                    <w:left w:val="none" w:sz="0" w:space="0" w:color="auto"/>
                    <w:bottom w:val="none" w:sz="0" w:space="0" w:color="auto"/>
                    <w:right w:val="none" w:sz="0" w:space="0" w:color="auto"/>
                  </w:divBdr>
                  <w:divsChild>
                    <w:div w:id="937758888">
                      <w:marLeft w:val="0"/>
                      <w:marRight w:val="0"/>
                      <w:marTop w:val="0"/>
                      <w:marBottom w:val="0"/>
                      <w:divBdr>
                        <w:top w:val="none" w:sz="0" w:space="0" w:color="auto"/>
                        <w:left w:val="none" w:sz="0" w:space="0" w:color="auto"/>
                        <w:bottom w:val="none" w:sz="0" w:space="0" w:color="auto"/>
                        <w:right w:val="none" w:sz="0" w:space="0" w:color="auto"/>
                      </w:divBdr>
                    </w:div>
                  </w:divsChild>
                </w:div>
                <w:div w:id="527643868">
                  <w:marLeft w:val="0"/>
                  <w:marRight w:val="0"/>
                  <w:marTop w:val="0"/>
                  <w:marBottom w:val="0"/>
                  <w:divBdr>
                    <w:top w:val="none" w:sz="0" w:space="0" w:color="auto"/>
                    <w:left w:val="none" w:sz="0" w:space="0" w:color="auto"/>
                    <w:bottom w:val="none" w:sz="0" w:space="0" w:color="auto"/>
                    <w:right w:val="none" w:sz="0" w:space="0" w:color="auto"/>
                  </w:divBdr>
                  <w:divsChild>
                    <w:div w:id="1578395623">
                      <w:marLeft w:val="0"/>
                      <w:marRight w:val="0"/>
                      <w:marTop w:val="0"/>
                      <w:marBottom w:val="0"/>
                      <w:divBdr>
                        <w:top w:val="none" w:sz="0" w:space="0" w:color="auto"/>
                        <w:left w:val="none" w:sz="0" w:space="0" w:color="auto"/>
                        <w:bottom w:val="none" w:sz="0" w:space="0" w:color="auto"/>
                        <w:right w:val="none" w:sz="0" w:space="0" w:color="auto"/>
                      </w:divBdr>
                    </w:div>
                  </w:divsChild>
                </w:div>
                <w:div w:id="560293466">
                  <w:marLeft w:val="0"/>
                  <w:marRight w:val="0"/>
                  <w:marTop w:val="0"/>
                  <w:marBottom w:val="0"/>
                  <w:divBdr>
                    <w:top w:val="none" w:sz="0" w:space="0" w:color="auto"/>
                    <w:left w:val="none" w:sz="0" w:space="0" w:color="auto"/>
                    <w:bottom w:val="none" w:sz="0" w:space="0" w:color="auto"/>
                    <w:right w:val="none" w:sz="0" w:space="0" w:color="auto"/>
                  </w:divBdr>
                  <w:divsChild>
                    <w:div w:id="799226555">
                      <w:marLeft w:val="0"/>
                      <w:marRight w:val="0"/>
                      <w:marTop w:val="0"/>
                      <w:marBottom w:val="0"/>
                      <w:divBdr>
                        <w:top w:val="none" w:sz="0" w:space="0" w:color="auto"/>
                        <w:left w:val="none" w:sz="0" w:space="0" w:color="auto"/>
                        <w:bottom w:val="none" w:sz="0" w:space="0" w:color="auto"/>
                        <w:right w:val="none" w:sz="0" w:space="0" w:color="auto"/>
                      </w:divBdr>
                    </w:div>
                  </w:divsChild>
                </w:div>
                <w:div w:id="568341524">
                  <w:marLeft w:val="0"/>
                  <w:marRight w:val="0"/>
                  <w:marTop w:val="0"/>
                  <w:marBottom w:val="0"/>
                  <w:divBdr>
                    <w:top w:val="none" w:sz="0" w:space="0" w:color="auto"/>
                    <w:left w:val="none" w:sz="0" w:space="0" w:color="auto"/>
                    <w:bottom w:val="none" w:sz="0" w:space="0" w:color="auto"/>
                    <w:right w:val="none" w:sz="0" w:space="0" w:color="auto"/>
                  </w:divBdr>
                  <w:divsChild>
                    <w:div w:id="439184693">
                      <w:marLeft w:val="0"/>
                      <w:marRight w:val="0"/>
                      <w:marTop w:val="0"/>
                      <w:marBottom w:val="0"/>
                      <w:divBdr>
                        <w:top w:val="none" w:sz="0" w:space="0" w:color="auto"/>
                        <w:left w:val="none" w:sz="0" w:space="0" w:color="auto"/>
                        <w:bottom w:val="none" w:sz="0" w:space="0" w:color="auto"/>
                        <w:right w:val="none" w:sz="0" w:space="0" w:color="auto"/>
                      </w:divBdr>
                    </w:div>
                  </w:divsChild>
                </w:div>
                <w:div w:id="590745487">
                  <w:marLeft w:val="0"/>
                  <w:marRight w:val="0"/>
                  <w:marTop w:val="0"/>
                  <w:marBottom w:val="0"/>
                  <w:divBdr>
                    <w:top w:val="none" w:sz="0" w:space="0" w:color="auto"/>
                    <w:left w:val="none" w:sz="0" w:space="0" w:color="auto"/>
                    <w:bottom w:val="none" w:sz="0" w:space="0" w:color="auto"/>
                    <w:right w:val="none" w:sz="0" w:space="0" w:color="auto"/>
                  </w:divBdr>
                  <w:divsChild>
                    <w:div w:id="203056750">
                      <w:marLeft w:val="0"/>
                      <w:marRight w:val="0"/>
                      <w:marTop w:val="0"/>
                      <w:marBottom w:val="0"/>
                      <w:divBdr>
                        <w:top w:val="none" w:sz="0" w:space="0" w:color="auto"/>
                        <w:left w:val="none" w:sz="0" w:space="0" w:color="auto"/>
                        <w:bottom w:val="none" w:sz="0" w:space="0" w:color="auto"/>
                        <w:right w:val="none" w:sz="0" w:space="0" w:color="auto"/>
                      </w:divBdr>
                    </w:div>
                  </w:divsChild>
                </w:div>
                <w:div w:id="797576729">
                  <w:marLeft w:val="0"/>
                  <w:marRight w:val="0"/>
                  <w:marTop w:val="0"/>
                  <w:marBottom w:val="0"/>
                  <w:divBdr>
                    <w:top w:val="none" w:sz="0" w:space="0" w:color="auto"/>
                    <w:left w:val="none" w:sz="0" w:space="0" w:color="auto"/>
                    <w:bottom w:val="none" w:sz="0" w:space="0" w:color="auto"/>
                    <w:right w:val="none" w:sz="0" w:space="0" w:color="auto"/>
                  </w:divBdr>
                  <w:divsChild>
                    <w:div w:id="1261445877">
                      <w:marLeft w:val="0"/>
                      <w:marRight w:val="0"/>
                      <w:marTop w:val="0"/>
                      <w:marBottom w:val="0"/>
                      <w:divBdr>
                        <w:top w:val="none" w:sz="0" w:space="0" w:color="auto"/>
                        <w:left w:val="none" w:sz="0" w:space="0" w:color="auto"/>
                        <w:bottom w:val="none" w:sz="0" w:space="0" w:color="auto"/>
                        <w:right w:val="none" w:sz="0" w:space="0" w:color="auto"/>
                      </w:divBdr>
                    </w:div>
                  </w:divsChild>
                </w:div>
                <w:div w:id="1251308718">
                  <w:marLeft w:val="0"/>
                  <w:marRight w:val="0"/>
                  <w:marTop w:val="0"/>
                  <w:marBottom w:val="0"/>
                  <w:divBdr>
                    <w:top w:val="none" w:sz="0" w:space="0" w:color="auto"/>
                    <w:left w:val="none" w:sz="0" w:space="0" w:color="auto"/>
                    <w:bottom w:val="none" w:sz="0" w:space="0" w:color="auto"/>
                    <w:right w:val="none" w:sz="0" w:space="0" w:color="auto"/>
                  </w:divBdr>
                  <w:divsChild>
                    <w:div w:id="1784114319">
                      <w:marLeft w:val="0"/>
                      <w:marRight w:val="0"/>
                      <w:marTop w:val="0"/>
                      <w:marBottom w:val="0"/>
                      <w:divBdr>
                        <w:top w:val="none" w:sz="0" w:space="0" w:color="auto"/>
                        <w:left w:val="none" w:sz="0" w:space="0" w:color="auto"/>
                        <w:bottom w:val="none" w:sz="0" w:space="0" w:color="auto"/>
                        <w:right w:val="none" w:sz="0" w:space="0" w:color="auto"/>
                      </w:divBdr>
                    </w:div>
                  </w:divsChild>
                </w:div>
                <w:div w:id="1282615524">
                  <w:marLeft w:val="0"/>
                  <w:marRight w:val="0"/>
                  <w:marTop w:val="0"/>
                  <w:marBottom w:val="0"/>
                  <w:divBdr>
                    <w:top w:val="none" w:sz="0" w:space="0" w:color="auto"/>
                    <w:left w:val="none" w:sz="0" w:space="0" w:color="auto"/>
                    <w:bottom w:val="none" w:sz="0" w:space="0" w:color="auto"/>
                    <w:right w:val="none" w:sz="0" w:space="0" w:color="auto"/>
                  </w:divBdr>
                  <w:divsChild>
                    <w:div w:id="1346326202">
                      <w:marLeft w:val="0"/>
                      <w:marRight w:val="0"/>
                      <w:marTop w:val="0"/>
                      <w:marBottom w:val="0"/>
                      <w:divBdr>
                        <w:top w:val="none" w:sz="0" w:space="0" w:color="auto"/>
                        <w:left w:val="none" w:sz="0" w:space="0" w:color="auto"/>
                        <w:bottom w:val="none" w:sz="0" w:space="0" w:color="auto"/>
                        <w:right w:val="none" w:sz="0" w:space="0" w:color="auto"/>
                      </w:divBdr>
                    </w:div>
                  </w:divsChild>
                </w:div>
                <w:div w:id="1298291775">
                  <w:marLeft w:val="0"/>
                  <w:marRight w:val="0"/>
                  <w:marTop w:val="0"/>
                  <w:marBottom w:val="0"/>
                  <w:divBdr>
                    <w:top w:val="none" w:sz="0" w:space="0" w:color="auto"/>
                    <w:left w:val="none" w:sz="0" w:space="0" w:color="auto"/>
                    <w:bottom w:val="none" w:sz="0" w:space="0" w:color="auto"/>
                    <w:right w:val="none" w:sz="0" w:space="0" w:color="auto"/>
                  </w:divBdr>
                  <w:divsChild>
                    <w:div w:id="1753547094">
                      <w:marLeft w:val="0"/>
                      <w:marRight w:val="0"/>
                      <w:marTop w:val="0"/>
                      <w:marBottom w:val="0"/>
                      <w:divBdr>
                        <w:top w:val="none" w:sz="0" w:space="0" w:color="auto"/>
                        <w:left w:val="none" w:sz="0" w:space="0" w:color="auto"/>
                        <w:bottom w:val="none" w:sz="0" w:space="0" w:color="auto"/>
                        <w:right w:val="none" w:sz="0" w:space="0" w:color="auto"/>
                      </w:divBdr>
                    </w:div>
                  </w:divsChild>
                </w:div>
                <w:div w:id="1533569646">
                  <w:marLeft w:val="0"/>
                  <w:marRight w:val="0"/>
                  <w:marTop w:val="0"/>
                  <w:marBottom w:val="0"/>
                  <w:divBdr>
                    <w:top w:val="none" w:sz="0" w:space="0" w:color="auto"/>
                    <w:left w:val="none" w:sz="0" w:space="0" w:color="auto"/>
                    <w:bottom w:val="none" w:sz="0" w:space="0" w:color="auto"/>
                    <w:right w:val="none" w:sz="0" w:space="0" w:color="auto"/>
                  </w:divBdr>
                  <w:divsChild>
                    <w:div w:id="1507938515">
                      <w:marLeft w:val="0"/>
                      <w:marRight w:val="0"/>
                      <w:marTop w:val="0"/>
                      <w:marBottom w:val="0"/>
                      <w:divBdr>
                        <w:top w:val="none" w:sz="0" w:space="0" w:color="auto"/>
                        <w:left w:val="none" w:sz="0" w:space="0" w:color="auto"/>
                        <w:bottom w:val="none" w:sz="0" w:space="0" w:color="auto"/>
                        <w:right w:val="none" w:sz="0" w:space="0" w:color="auto"/>
                      </w:divBdr>
                    </w:div>
                  </w:divsChild>
                </w:div>
                <w:div w:id="1569416197">
                  <w:marLeft w:val="0"/>
                  <w:marRight w:val="0"/>
                  <w:marTop w:val="0"/>
                  <w:marBottom w:val="0"/>
                  <w:divBdr>
                    <w:top w:val="none" w:sz="0" w:space="0" w:color="auto"/>
                    <w:left w:val="none" w:sz="0" w:space="0" w:color="auto"/>
                    <w:bottom w:val="none" w:sz="0" w:space="0" w:color="auto"/>
                    <w:right w:val="none" w:sz="0" w:space="0" w:color="auto"/>
                  </w:divBdr>
                  <w:divsChild>
                    <w:div w:id="1812552426">
                      <w:marLeft w:val="0"/>
                      <w:marRight w:val="0"/>
                      <w:marTop w:val="0"/>
                      <w:marBottom w:val="0"/>
                      <w:divBdr>
                        <w:top w:val="none" w:sz="0" w:space="0" w:color="auto"/>
                        <w:left w:val="none" w:sz="0" w:space="0" w:color="auto"/>
                        <w:bottom w:val="none" w:sz="0" w:space="0" w:color="auto"/>
                        <w:right w:val="none" w:sz="0" w:space="0" w:color="auto"/>
                      </w:divBdr>
                    </w:div>
                  </w:divsChild>
                </w:div>
                <w:div w:id="1569804814">
                  <w:marLeft w:val="0"/>
                  <w:marRight w:val="0"/>
                  <w:marTop w:val="0"/>
                  <w:marBottom w:val="0"/>
                  <w:divBdr>
                    <w:top w:val="none" w:sz="0" w:space="0" w:color="auto"/>
                    <w:left w:val="none" w:sz="0" w:space="0" w:color="auto"/>
                    <w:bottom w:val="none" w:sz="0" w:space="0" w:color="auto"/>
                    <w:right w:val="none" w:sz="0" w:space="0" w:color="auto"/>
                  </w:divBdr>
                  <w:divsChild>
                    <w:div w:id="1603032049">
                      <w:marLeft w:val="0"/>
                      <w:marRight w:val="0"/>
                      <w:marTop w:val="0"/>
                      <w:marBottom w:val="0"/>
                      <w:divBdr>
                        <w:top w:val="none" w:sz="0" w:space="0" w:color="auto"/>
                        <w:left w:val="none" w:sz="0" w:space="0" w:color="auto"/>
                        <w:bottom w:val="none" w:sz="0" w:space="0" w:color="auto"/>
                        <w:right w:val="none" w:sz="0" w:space="0" w:color="auto"/>
                      </w:divBdr>
                    </w:div>
                  </w:divsChild>
                </w:div>
                <w:div w:id="1575821313">
                  <w:marLeft w:val="0"/>
                  <w:marRight w:val="0"/>
                  <w:marTop w:val="0"/>
                  <w:marBottom w:val="0"/>
                  <w:divBdr>
                    <w:top w:val="none" w:sz="0" w:space="0" w:color="auto"/>
                    <w:left w:val="none" w:sz="0" w:space="0" w:color="auto"/>
                    <w:bottom w:val="none" w:sz="0" w:space="0" w:color="auto"/>
                    <w:right w:val="none" w:sz="0" w:space="0" w:color="auto"/>
                  </w:divBdr>
                  <w:divsChild>
                    <w:div w:id="320815808">
                      <w:marLeft w:val="0"/>
                      <w:marRight w:val="0"/>
                      <w:marTop w:val="0"/>
                      <w:marBottom w:val="0"/>
                      <w:divBdr>
                        <w:top w:val="none" w:sz="0" w:space="0" w:color="auto"/>
                        <w:left w:val="none" w:sz="0" w:space="0" w:color="auto"/>
                        <w:bottom w:val="none" w:sz="0" w:space="0" w:color="auto"/>
                        <w:right w:val="none" w:sz="0" w:space="0" w:color="auto"/>
                      </w:divBdr>
                    </w:div>
                  </w:divsChild>
                </w:div>
                <w:div w:id="1628076765">
                  <w:marLeft w:val="0"/>
                  <w:marRight w:val="0"/>
                  <w:marTop w:val="0"/>
                  <w:marBottom w:val="0"/>
                  <w:divBdr>
                    <w:top w:val="none" w:sz="0" w:space="0" w:color="auto"/>
                    <w:left w:val="none" w:sz="0" w:space="0" w:color="auto"/>
                    <w:bottom w:val="none" w:sz="0" w:space="0" w:color="auto"/>
                    <w:right w:val="none" w:sz="0" w:space="0" w:color="auto"/>
                  </w:divBdr>
                  <w:divsChild>
                    <w:div w:id="1415010920">
                      <w:marLeft w:val="0"/>
                      <w:marRight w:val="0"/>
                      <w:marTop w:val="0"/>
                      <w:marBottom w:val="0"/>
                      <w:divBdr>
                        <w:top w:val="none" w:sz="0" w:space="0" w:color="auto"/>
                        <w:left w:val="none" w:sz="0" w:space="0" w:color="auto"/>
                        <w:bottom w:val="none" w:sz="0" w:space="0" w:color="auto"/>
                        <w:right w:val="none" w:sz="0" w:space="0" w:color="auto"/>
                      </w:divBdr>
                    </w:div>
                  </w:divsChild>
                </w:div>
                <w:div w:id="1820540658">
                  <w:marLeft w:val="0"/>
                  <w:marRight w:val="0"/>
                  <w:marTop w:val="0"/>
                  <w:marBottom w:val="0"/>
                  <w:divBdr>
                    <w:top w:val="none" w:sz="0" w:space="0" w:color="auto"/>
                    <w:left w:val="none" w:sz="0" w:space="0" w:color="auto"/>
                    <w:bottom w:val="none" w:sz="0" w:space="0" w:color="auto"/>
                    <w:right w:val="none" w:sz="0" w:space="0" w:color="auto"/>
                  </w:divBdr>
                  <w:divsChild>
                    <w:div w:id="556285439">
                      <w:marLeft w:val="0"/>
                      <w:marRight w:val="0"/>
                      <w:marTop w:val="0"/>
                      <w:marBottom w:val="0"/>
                      <w:divBdr>
                        <w:top w:val="none" w:sz="0" w:space="0" w:color="auto"/>
                        <w:left w:val="none" w:sz="0" w:space="0" w:color="auto"/>
                        <w:bottom w:val="none" w:sz="0" w:space="0" w:color="auto"/>
                        <w:right w:val="none" w:sz="0" w:space="0" w:color="auto"/>
                      </w:divBdr>
                    </w:div>
                  </w:divsChild>
                </w:div>
                <w:div w:id="1821264619">
                  <w:marLeft w:val="0"/>
                  <w:marRight w:val="0"/>
                  <w:marTop w:val="0"/>
                  <w:marBottom w:val="0"/>
                  <w:divBdr>
                    <w:top w:val="none" w:sz="0" w:space="0" w:color="auto"/>
                    <w:left w:val="none" w:sz="0" w:space="0" w:color="auto"/>
                    <w:bottom w:val="none" w:sz="0" w:space="0" w:color="auto"/>
                    <w:right w:val="none" w:sz="0" w:space="0" w:color="auto"/>
                  </w:divBdr>
                  <w:divsChild>
                    <w:div w:id="1161390367">
                      <w:marLeft w:val="0"/>
                      <w:marRight w:val="0"/>
                      <w:marTop w:val="0"/>
                      <w:marBottom w:val="0"/>
                      <w:divBdr>
                        <w:top w:val="none" w:sz="0" w:space="0" w:color="auto"/>
                        <w:left w:val="none" w:sz="0" w:space="0" w:color="auto"/>
                        <w:bottom w:val="none" w:sz="0" w:space="0" w:color="auto"/>
                        <w:right w:val="none" w:sz="0" w:space="0" w:color="auto"/>
                      </w:divBdr>
                    </w:div>
                  </w:divsChild>
                </w:div>
                <w:div w:id="1837770333">
                  <w:marLeft w:val="0"/>
                  <w:marRight w:val="0"/>
                  <w:marTop w:val="0"/>
                  <w:marBottom w:val="0"/>
                  <w:divBdr>
                    <w:top w:val="none" w:sz="0" w:space="0" w:color="auto"/>
                    <w:left w:val="none" w:sz="0" w:space="0" w:color="auto"/>
                    <w:bottom w:val="none" w:sz="0" w:space="0" w:color="auto"/>
                    <w:right w:val="none" w:sz="0" w:space="0" w:color="auto"/>
                  </w:divBdr>
                  <w:divsChild>
                    <w:div w:id="992178086">
                      <w:marLeft w:val="0"/>
                      <w:marRight w:val="0"/>
                      <w:marTop w:val="0"/>
                      <w:marBottom w:val="0"/>
                      <w:divBdr>
                        <w:top w:val="none" w:sz="0" w:space="0" w:color="auto"/>
                        <w:left w:val="none" w:sz="0" w:space="0" w:color="auto"/>
                        <w:bottom w:val="none" w:sz="0" w:space="0" w:color="auto"/>
                        <w:right w:val="none" w:sz="0" w:space="0" w:color="auto"/>
                      </w:divBdr>
                    </w:div>
                  </w:divsChild>
                </w:div>
                <w:div w:id="1884558058">
                  <w:marLeft w:val="0"/>
                  <w:marRight w:val="0"/>
                  <w:marTop w:val="0"/>
                  <w:marBottom w:val="0"/>
                  <w:divBdr>
                    <w:top w:val="none" w:sz="0" w:space="0" w:color="auto"/>
                    <w:left w:val="none" w:sz="0" w:space="0" w:color="auto"/>
                    <w:bottom w:val="none" w:sz="0" w:space="0" w:color="auto"/>
                    <w:right w:val="none" w:sz="0" w:space="0" w:color="auto"/>
                  </w:divBdr>
                  <w:divsChild>
                    <w:div w:id="518854414">
                      <w:marLeft w:val="0"/>
                      <w:marRight w:val="0"/>
                      <w:marTop w:val="0"/>
                      <w:marBottom w:val="0"/>
                      <w:divBdr>
                        <w:top w:val="none" w:sz="0" w:space="0" w:color="auto"/>
                        <w:left w:val="none" w:sz="0" w:space="0" w:color="auto"/>
                        <w:bottom w:val="none" w:sz="0" w:space="0" w:color="auto"/>
                        <w:right w:val="none" w:sz="0" w:space="0" w:color="auto"/>
                      </w:divBdr>
                    </w:div>
                  </w:divsChild>
                </w:div>
                <w:div w:id="1894385611">
                  <w:marLeft w:val="0"/>
                  <w:marRight w:val="0"/>
                  <w:marTop w:val="0"/>
                  <w:marBottom w:val="0"/>
                  <w:divBdr>
                    <w:top w:val="none" w:sz="0" w:space="0" w:color="auto"/>
                    <w:left w:val="none" w:sz="0" w:space="0" w:color="auto"/>
                    <w:bottom w:val="none" w:sz="0" w:space="0" w:color="auto"/>
                    <w:right w:val="none" w:sz="0" w:space="0" w:color="auto"/>
                  </w:divBdr>
                  <w:divsChild>
                    <w:div w:id="1403597303">
                      <w:marLeft w:val="0"/>
                      <w:marRight w:val="0"/>
                      <w:marTop w:val="0"/>
                      <w:marBottom w:val="0"/>
                      <w:divBdr>
                        <w:top w:val="none" w:sz="0" w:space="0" w:color="auto"/>
                        <w:left w:val="none" w:sz="0" w:space="0" w:color="auto"/>
                        <w:bottom w:val="none" w:sz="0" w:space="0" w:color="auto"/>
                        <w:right w:val="none" w:sz="0" w:space="0" w:color="auto"/>
                      </w:divBdr>
                    </w:div>
                  </w:divsChild>
                </w:div>
                <w:div w:id="1994213161">
                  <w:marLeft w:val="0"/>
                  <w:marRight w:val="0"/>
                  <w:marTop w:val="0"/>
                  <w:marBottom w:val="0"/>
                  <w:divBdr>
                    <w:top w:val="none" w:sz="0" w:space="0" w:color="auto"/>
                    <w:left w:val="none" w:sz="0" w:space="0" w:color="auto"/>
                    <w:bottom w:val="none" w:sz="0" w:space="0" w:color="auto"/>
                    <w:right w:val="none" w:sz="0" w:space="0" w:color="auto"/>
                  </w:divBdr>
                  <w:divsChild>
                    <w:div w:id="2127582107">
                      <w:marLeft w:val="0"/>
                      <w:marRight w:val="0"/>
                      <w:marTop w:val="0"/>
                      <w:marBottom w:val="0"/>
                      <w:divBdr>
                        <w:top w:val="none" w:sz="0" w:space="0" w:color="auto"/>
                        <w:left w:val="none" w:sz="0" w:space="0" w:color="auto"/>
                        <w:bottom w:val="none" w:sz="0" w:space="0" w:color="auto"/>
                        <w:right w:val="none" w:sz="0" w:space="0" w:color="auto"/>
                      </w:divBdr>
                    </w:div>
                  </w:divsChild>
                </w:div>
                <w:div w:id="2034570753">
                  <w:marLeft w:val="0"/>
                  <w:marRight w:val="0"/>
                  <w:marTop w:val="0"/>
                  <w:marBottom w:val="0"/>
                  <w:divBdr>
                    <w:top w:val="none" w:sz="0" w:space="0" w:color="auto"/>
                    <w:left w:val="none" w:sz="0" w:space="0" w:color="auto"/>
                    <w:bottom w:val="none" w:sz="0" w:space="0" w:color="auto"/>
                    <w:right w:val="none" w:sz="0" w:space="0" w:color="auto"/>
                  </w:divBdr>
                  <w:divsChild>
                    <w:div w:id="1321738235">
                      <w:marLeft w:val="0"/>
                      <w:marRight w:val="0"/>
                      <w:marTop w:val="0"/>
                      <w:marBottom w:val="0"/>
                      <w:divBdr>
                        <w:top w:val="none" w:sz="0" w:space="0" w:color="auto"/>
                        <w:left w:val="none" w:sz="0" w:space="0" w:color="auto"/>
                        <w:bottom w:val="none" w:sz="0" w:space="0" w:color="auto"/>
                        <w:right w:val="none" w:sz="0" w:space="0" w:color="auto"/>
                      </w:divBdr>
                    </w:div>
                  </w:divsChild>
                </w:div>
                <w:div w:id="2056737080">
                  <w:marLeft w:val="0"/>
                  <w:marRight w:val="0"/>
                  <w:marTop w:val="0"/>
                  <w:marBottom w:val="0"/>
                  <w:divBdr>
                    <w:top w:val="none" w:sz="0" w:space="0" w:color="auto"/>
                    <w:left w:val="none" w:sz="0" w:space="0" w:color="auto"/>
                    <w:bottom w:val="none" w:sz="0" w:space="0" w:color="auto"/>
                    <w:right w:val="none" w:sz="0" w:space="0" w:color="auto"/>
                  </w:divBdr>
                  <w:divsChild>
                    <w:div w:id="387457596">
                      <w:marLeft w:val="0"/>
                      <w:marRight w:val="0"/>
                      <w:marTop w:val="0"/>
                      <w:marBottom w:val="0"/>
                      <w:divBdr>
                        <w:top w:val="none" w:sz="0" w:space="0" w:color="auto"/>
                        <w:left w:val="none" w:sz="0" w:space="0" w:color="auto"/>
                        <w:bottom w:val="none" w:sz="0" w:space="0" w:color="auto"/>
                        <w:right w:val="none" w:sz="0" w:space="0" w:color="auto"/>
                      </w:divBdr>
                    </w:div>
                  </w:divsChild>
                </w:div>
                <w:div w:id="2073774527">
                  <w:marLeft w:val="0"/>
                  <w:marRight w:val="0"/>
                  <w:marTop w:val="0"/>
                  <w:marBottom w:val="0"/>
                  <w:divBdr>
                    <w:top w:val="none" w:sz="0" w:space="0" w:color="auto"/>
                    <w:left w:val="none" w:sz="0" w:space="0" w:color="auto"/>
                    <w:bottom w:val="none" w:sz="0" w:space="0" w:color="auto"/>
                    <w:right w:val="none" w:sz="0" w:space="0" w:color="auto"/>
                  </w:divBdr>
                  <w:divsChild>
                    <w:div w:id="502356488">
                      <w:marLeft w:val="0"/>
                      <w:marRight w:val="0"/>
                      <w:marTop w:val="0"/>
                      <w:marBottom w:val="0"/>
                      <w:divBdr>
                        <w:top w:val="none" w:sz="0" w:space="0" w:color="auto"/>
                        <w:left w:val="none" w:sz="0" w:space="0" w:color="auto"/>
                        <w:bottom w:val="none" w:sz="0" w:space="0" w:color="auto"/>
                        <w:right w:val="none" w:sz="0" w:space="0" w:color="auto"/>
                      </w:divBdr>
                    </w:div>
                  </w:divsChild>
                </w:div>
                <w:div w:id="2080904720">
                  <w:marLeft w:val="0"/>
                  <w:marRight w:val="0"/>
                  <w:marTop w:val="0"/>
                  <w:marBottom w:val="0"/>
                  <w:divBdr>
                    <w:top w:val="none" w:sz="0" w:space="0" w:color="auto"/>
                    <w:left w:val="none" w:sz="0" w:space="0" w:color="auto"/>
                    <w:bottom w:val="none" w:sz="0" w:space="0" w:color="auto"/>
                    <w:right w:val="none" w:sz="0" w:space="0" w:color="auto"/>
                  </w:divBdr>
                  <w:divsChild>
                    <w:div w:id="732116842">
                      <w:marLeft w:val="0"/>
                      <w:marRight w:val="0"/>
                      <w:marTop w:val="0"/>
                      <w:marBottom w:val="0"/>
                      <w:divBdr>
                        <w:top w:val="none" w:sz="0" w:space="0" w:color="auto"/>
                        <w:left w:val="none" w:sz="0" w:space="0" w:color="auto"/>
                        <w:bottom w:val="none" w:sz="0" w:space="0" w:color="auto"/>
                        <w:right w:val="none" w:sz="0" w:space="0" w:color="auto"/>
                      </w:divBdr>
                    </w:div>
                  </w:divsChild>
                </w:div>
                <w:div w:id="2109962098">
                  <w:marLeft w:val="0"/>
                  <w:marRight w:val="0"/>
                  <w:marTop w:val="0"/>
                  <w:marBottom w:val="0"/>
                  <w:divBdr>
                    <w:top w:val="none" w:sz="0" w:space="0" w:color="auto"/>
                    <w:left w:val="none" w:sz="0" w:space="0" w:color="auto"/>
                    <w:bottom w:val="none" w:sz="0" w:space="0" w:color="auto"/>
                    <w:right w:val="none" w:sz="0" w:space="0" w:color="auto"/>
                  </w:divBdr>
                  <w:divsChild>
                    <w:div w:id="189819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4134">
          <w:marLeft w:val="0"/>
          <w:marRight w:val="0"/>
          <w:marTop w:val="0"/>
          <w:marBottom w:val="0"/>
          <w:divBdr>
            <w:top w:val="none" w:sz="0" w:space="0" w:color="auto"/>
            <w:left w:val="none" w:sz="0" w:space="0" w:color="auto"/>
            <w:bottom w:val="none" w:sz="0" w:space="0" w:color="auto"/>
            <w:right w:val="none" w:sz="0" w:space="0" w:color="auto"/>
          </w:divBdr>
        </w:div>
        <w:div w:id="1627083444">
          <w:marLeft w:val="0"/>
          <w:marRight w:val="0"/>
          <w:marTop w:val="0"/>
          <w:marBottom w:val="0"/>
          <w:divBdr>
            <w:top w:val="none" w:sz="0" w:space="0" w:color="auto"/>
            <w:left w:val="none" w:sz="0" w:space="0" w:color="auto"/>
            <w:bottom w:val="none" w:sz="0" w:space="0" w:color="auto"/>
            <w:right w:val="none" w:sz="0" w:space="0" w:color="auto"/>
          </w:divBdr>
        </w:div>
        <w:div w:id="1788549869">
          <w:marLeft w:val="0"/>
          <w:marRight w:val="0"/>
          <w:marTop w:val="0"/>
          <w:marBottom w:val="0"/>
          <w:divBdr>
            <w:top w:val="none" w:sz="0" w:space="0" w:color="auto"/>
            <w:left w:val="none" w:sz="0" w:space="0" w:color="auto"/>
            <w:bottom w:val="none" w:sz="0" w:space="0" w:color="auto"/>
            <w:right w:val="none" w:sz="0" w:space="0" w:color="auto"/>
          </w:divBdr>
        </w:div>
        <w:div w:id="1813908875">
          <w:marLeft w:val="0"/>
          <w:marRight w:val="0"/>
          <w:marTop w:val="0"/>
          <w:marBottom w:val="0"/>
          <w:divBdr>
            <w:top w:val="none" w:sz="0" w:space="0" w:color="auto"/>
            <w:left w:val="none" w:sz="0" w:space="0" w:color="auto"/>
            <w:bottom w:val="none" w:sz="0" w:space="0" w:color="auto"/>
            <w:right w:val="none" w:sz="0" w:space="0" w:color="auto"/>
          </w:divBdr>
        </w:div>
        <w:div w:id="1818108651">
          <w:marLeft w:val="0"/>
          <w:marRight w:val="0"/>
          <w:marTop w:val="0"/>
          <w:marBottom w:val="0"/>
          <w:divBdr>
            <w:top w:val="none" w:sz="0" w:space="0" w:color="auto"/>
            <w:left w:val="none" w:sz="0" w:space="0" w:color="auto"/>
            <w:bottom w:val="none" w:sz="0" w:space="0" w:color="auto"/>
            <w:right w:val="none" w:sz="0" w:space="0" w:color="auto"/>
          </w:divBdr>
        </w:div>
        <w:div w:id="1881504669">
          <w:marLeft w:val="0"/>
          <w:marRight w:val="0"/>
          <w:marTop w:val="0"/>
          <w:marBottom w:val="0"/>
          <w:divBdr>
            <w:top w:val="none" w:sz="0" w:space="0" w:color="auto"/>
            <w:left w:val="none" w:sz="0" w:space="0" w:color="auto"/>
            <w:bottom w:val="none" w:sz="0" w:space="0" w:color="auto"/>
            <w:right w:val="none" w:sz="0" w:space="0" w:color="auto"/>
          </w:divBdr>
        </w:div>
        <w:div w:id="1881701546">
          <w:marLeft w:val="0"/>
          <w:marRight w:val="0"/>
          <w:marTop w:val="0"/>
          <w:marBottom w:val="0"/>
          <w:divBdr>
            <w:top w:val="none" w:sz="0" w:space="0" w:color="auto"/>
            <w:left w:val="none" w:sz="0" w:space="0" w:color="auto"/>
            <w:bottom w:val="none" w:sz="0" w:space="0" w:color="auto"/>
            <w:right w:val="none" w:sz="0" w:space="0" w:color="auto"/>
          </w:divBdr>
        </w:div>
        <w:div w:id="1896236866">
          <w:marLeft w:val="0"/>
          <w:marRight w:val="0"/>
          <w:marTop w:val="0"/>
          <w:marBottom w:val="0"/>
          <w:divBdr>
            <w:top w:val="none" w:sz="0" w:space="0" w:color="auto"/>
            <w:left w:val="none" w:sz="0" w:space="0" w:color="auto"/>
            <w:bottom w:val="none" w:sz="0" w:space="0" w:color="auto"/>
            <w:right w:val="none" w:sz="0" w:space="0" w:color="auto"/>
          </w:divBdr>
        </w:div>
        <w:div w:id="1896315141">
          <w:marLeft w:val="0"/>
          <w:marRight w:val="0"/>
          <w:marTop w:val="0"/>
          <w:marBottom w:val="0"/>
          <w:divBdr>
            <w:top w:val="none" w:sz="0" w:space="0" w:color="auto"/>
            <w:left w:val="none" w:sz="0" w:space="0" w:color="auto"/>
            <w:bottom w:val="none" w:sz="0" w:space="0" w:color="auto"/>
            <w:right w:val="none" w:sz="0" w:space="0" w:color="auto"/>
          </w:divBdr>
        </w:div>
        <w:div w:id="1937860929">
          <w:marLeft w:val="0"/>
          <w:marRight w:val="0"/>
          <w:marTop w:val="0"/>
          <w:marBottom w:val="0"/>
          <w:divBdr>
            <w:top w:val="none" w:sz="0" w:space="0" w:color="auto"/>
            <w:left w:val="none" w:sz="0" w:space="0" w:color="auto"/>
            <w:bottom w:val="none" w:sz="0" w:space="0" w:color="auto"/>
            <w:right w:val="none" w:sz="0" w:space="0" w:color="auto"/>
          </w:divBdr>
        </w:div>
        <w:div w:id="2045206195">
          <w:marLeft w:val="0"/>
          <w:marRight w:val="0"/>
          <w:marTop w:val="0"/>
          <w:marBottom w:val="0"/>
          <w:divBdr>
            <w:top w:val="none" w:sz="0" w:space="0" w:color="auto"/>
            <w:left w:val="none" w:sz="0" w:space="0" w:color="auto"/>
            <w:bottom w:val="none" w:sz="0" w:space="0" w:color="auto"/>
            <w:right w:val="none" w:sz="0" w:space="0" w:color="auto"/>
          </w:divBdr>
        </w:div>
        <w:div w:id="2068414368">
          <w:marLeft w:val="0"/>
          <w:marRight w:val="0"/>
          <w:marTop w:val="0"/>
          <w:marBottom w:val="0"/>
          <w:divBdr>
            <w:top w:val="none" w:sz="0" w:space="0" w:color="auto"/>
            <w:left w:val="none" w:sz="0" w:space="0" w:color="auto"/>
            <w:bottom w:val="none" w:sz="0" w:space="0" w:color="auto"/>
            <w:right w:val="none" w:sz="0" w:space="0" w:color="auto"/>
          </w:divBdr>
        </w:div>
        <w:div w:id="2134904839">
          <w:marLeft w:val="0"/>
          <w:marRight w:val="0"/>
          <w:marTop w:val="0"/>
          <w:marBottom w:val="0"/>
          <w:divBdr>
            <w:top w:val="none" w:sz="0" w:space="0" w:color="auto"/>
            <w:left w:val="none" w:sz="0" w:space="0" w:color="auto"/>
            <w:bottom w:val="none" w:sz="0" w:space="0" w:color="auto"/>
            <w:right w:val="none" w:sz="0" w:space="0" w:color="auto"/>
          </w:divBdr>
        </w:div>
      </w:divsChild>
    </w:div>
    <w:div w:id="500894994">
      <w:bodyDiv w:val="1"/>
      <w:marLeft w:val="0"/>
      <w:marRight w:val="0"/>
      <w:marTop w:val="0"/>
      <w:marBottom w:val="0"/>
      <w:divBdr>
        <w:top w:val="none" w:sz="0" w:space="0" w:color="auto"/>
        <w:left w:val="none" w:sz="0" w:space="0" w:color="auto"/>
        <w:bottom w:val="none" w:sz="0" w:space="0" w:color="auto"/>
        <w:right w:val="none" w:sz="0" w:space="0" w:color="auto"/>
      </w:divBdr>
      <w:divsChild>
        <w:div w:id="61951557">
          <w:marLeft w:val="0"/>
          <w:marRight w:val="0"/>
          <w:marTop w:val="0"/>
          <w:marBottom w:val="0"/>
          <w:divBdr>
            <w:top w:val="none" w:sz="0" w:space="0" w:color="auto"/>
            <w:left w:val="none" w:sz="0" w:space="0" w:color="auto"/>
            <w:bottom w:val="none" w:sz="0" w:space="0" w:color="auto"/>
            <w:right w:val="none" w:sz="0" w:space="0" w:color="auto"/>
          </w:divBdr>
        </w:div>
        <w:div w:id="82650956">
          <w:marLeft w:val="0"/>
          <w:marRight w:val="0"/>
          <w:marTop w:val="0"/>
          <w:marBottom w:val="0"/>
          <w:divBdr>
            <w:top w:val="none" w:sz="0" w:space="0" w:color="auto"/>
            <w:left w:val="none" w:sz="0" w:space="0" w:color="auto"/>
            <w:bottom w:val="none" w:sz="0" w:space="0" w:color="auto"/>
            <w:right w:val="none" w:sz="0" w:space="0" w:color="auto"/>
          </w:divBdr>
        </w:div>
        <w:div w:id="328871788">
          <w:marLeft w:val="0"/>
          <w:marRight w:val="0"/>
          <w:marTop w:val="0"/>
          <w:marBottom w:val="0"/>
          <w:divBdr>
            <w:top w:val="none" w:sz="0" w:space="0" w:color="auto"/>
            <w:left w:val="none" w:sz="0" w:space="0" w:color="auto"/>
            <w:bottom w:val="none" w:sz="0" w:space="0" w:color="auto"/>
            <w:right w:val="none" w:sz="0" w:space="0" w:color="auto"/>
          </w:divBdr>
        </w:div>
        <w:div w:id="347490902">
          <w:marLeft w:val="0"/>
          <w:marRight w:val="0"/>
          <w:marTop w:val="0"/>
          <w:marBottom w:val="0"/>
          <w:divBdr>
            <w:top w:val="none" w:sz="0" w:space="0" w:color="auto"/>
            <w:left w:val="none" w:sz="0" w:space="0" w:color="auto"/>
            <w:bottom w:val="none" w:sz="0" w:space="0" w:color="auto"/>
            <w:right w:val="none" w:sz="0" w:space="0" w:color="auto"/>
          </w:divBdr>
        </w:div>
        <w:div w:id="414860168">
          <w:marLeft w:val="0"/>
          <w:marRight w:val="0"/>
          <w:marTop w:val="0"/>
          <w:marBottom w:val="0"/>
          <w:divBdr>
            <w:top w:val="none" w:sz="0" w:space="0" w:color="auto"/>
            <w:left w:val="none" w:sz="0" w:space="0" w:color="auto"/>
            <w:bottom w:val="none" w:sz="0" w:space="0" w:color="auto"/>
            <w:right w:val="none" w:sz="0" w:space="0" w:color="auto"/>
          </w:divBdr>
        </w:div>
        <w:div w:id="529607528">
          <w:marLeft w:val="0"/>
          <w:marRight w:val="0"/>
          <w:marTop w:val="0"/>
          <w:marBottom w:val="0"/>
          <w:divBdr>
            <w:top w:val="none" w:sz="0" w:space="0" w:color="auto"/>
            <w:left w:val="none" w:sz="0" w:space="0" w:color="auto"/>
            <w:bottom w:val="none" w:sz="0" w:space="0" w:color="auto"/>
            <w:right w:val="none" w:sz="0" w:space="0" w:color="auto"/>
          </w:divBdr>
        </w:div>
        <w:div w:id="538513120">
          <w:marLeft w:val="0"/>
          <w:marRight w:val="0"/>
          <w:marTop w:val="0"/>
          <w:marBottom w:val="0"/>
          <w:divBdr>
            <w:top w:val="none" w:sz="0" w:space="0" w:color="auto"/>
            <w:left w:val="none" w:sz="0" w:space="0" w:color="auto"/>
            <w:bottom w:val="none" w:sz="0" w:space="0" w:color="auto"/>
            <w:right w:val="none" w:sz="0" w:space="0" w:color="auto"/>
          </w:divBdr>
        </w:div>
        <w:div w:id="589192911">
          <w:marLeft w:val="0"/>
          <w:marRight w:val="0"/>
          <w:marTop w:val="0"/>
          <w:marBottom w:val="0"/>
          <w:divBdr>
            <w:top w:val="none" w:sz="0" w:space="0" w:color="auto"/>
            <w:left w:val="none" w:sz="0" w:space="0" w:color="auto"/>
            <w:bottom w:val="none" w:sz="0" w:space="0" w:color="auto"/>
            <w:right w:val="none" w:sz="0" w:space="0" w:color="auto"/>
          </w:divBdr>
        </w:div>
        <w:div w:id="616647285">
          <w:marLeft w:val="0"/>
          <w:marRight w:val="0"/>
          <w:marTop w:val="0"/>
          <w:marBottom w:val="0"/>
          <w:divBdr>
            <w:top w:val="none" w:sz="0" w:space="0" w:color="auto"/>
            <w:left w:val="none" w:sz="0" w:space="0" w:color="auto"/>
            <w:bottom w:val="none" w:sz="0" w:space="0" w:color="auto"/>
            <w:right w:val="none" w:sz="0" w:space="0" w:color="auto"/>
          </w:divBdr>
          <w:divsChild>
            <w:div w:id="1117332533">
              <w:marLeft w:val="-75"/>
              <w:marRight w:val="0"/>
              <w:marTop w:val="30"/>
              <w:marBottom w:val="30"/>
              <w:divBdr>
                <w:top w:val="none" w:sz="0" w:space="0" w:color="auto"/>
                <w:left w:val="none" w:sz="0" w:space="0" w:color="auto"/>
                <w:bottom w:val="none" w:sz="0" w:space="0" w:color="auto"/>
                <w:right w:val="none" w:sz="0" w:space="0" w:color="auto"/>
              </w:divBdr>
              <w:divsChild>
                <w:div w:id="38481474">
                  <w:marLeft w:val="0"/>
                  <w:marRight w:val="0"/>
                  <w:marTop w:val="0"/>
                  <w:marBottom w:val="0"/>
                  <w:divBdr>
                    <w:top w:val="none" w:sz="0" w:space="0" w:color="auto"/>
                    <w:left w:val="none" w:sz="0" w:space="0" w:color="auto"/>
                    <w:bottom w:val="none" w:sz="0" w:space="0" w:color="auto"/>
                    <w:right w:val="none" w:sz="0" w:space="0" w:color="auto"/>
                  </w:divBdr>
                  <w:divsChild>
                    <w:div w:id="848912090">
                      <w:marLeft w:val="0"/>
                      <w:marRight w:val="0"/>
                      <w:marTop w:val="0"/>
                      <w:marBottom w:val="0"/>
                      <w:divBdr>
                        <w:top w:val="none" w:sz="0" w:space="0" w:color="auto"/>
                        <w:left w:val="none" w:sz="0" w:space="0" w:color="auto"/>
                        <w:bottom w:val="none" w:sz="0" w:space="0" w:color="auto"/>
                        <w:right w:val="none" w:sz="0" w:space="0" w:color="auto"/>
                      </w:divBdr>
                    </w:div>
                  </w:divsChild>
                </w:div>
                <w:div w:id="75564893">
                  <w:marLeft w:val="0"/>
                  <w:marRight w:val="0"/>
                  <w:marTop w:val="0"/>
                  <w:marBottom w:val="0"/>
                  <w:divBdr>
                    <w:top w:val="none" w:sz="0" w:space="0" w:color="auto"/>
                    <w:left w:val="none" w:sz="0" w:space="0" w:color="auto"/>
                    <w:bottom w:val="none" w:sz="0" w:space="0" w:color="auto"/>
                    <w:right w:val="none" w:sz="0" w:space="0" w:color="auto"/>
                  </w:divBdr>
                  <w:divsChild>
                    <w:div w:id="67963074">
                      <w:marLeft w:val="0"/>
                      <w:marRight w:val="0"/>
                      <w:marTop w:val="0"/>
                      <w:marBottom w:val="0"/>
                      <w:divBdr>
                        <w:top w:val="none" w:sz="0" w:space="0" w:color="auto"/>
                        <w:left w:val="none" w:sz="0" w:space="0" w:color="auto"/>
                        <w:bottom w:val="none" w:sz="0" w:space="0" w:color="auto"/>
                        <w:right w:val="none" w:sz="0" w:space="0" w:color="auto"/>
                      </w:divBdr>
                    </w:div>
                  </w:divsChild>
                </w:div>
                <w:div w:id="207962562">
                  <w:marLeft w:val="0"/>
                  <w:marRight w:val="0"/>
                  <w:marTop w:val="0"/>
                  <w:marBottom w:val="0"/>
                  <w:divBdr>
                    <w:top w:val="none" w:sz="0" w:space="0" w:color="auto"/>
                    <w:left w:val="none" w:sz="0" w:space="0" w:color="auto"/>
                    <w:bottom w:val="none" w:sz="0" w:space="0" w:color="auto"/>
                    <w:right w:val="none" w:sz="0" w:space="0" w:color="auto"/>
                  </w:divBdr>
                  <w:divsChild>
                    <w:div w:id="10835250">
                      <w:marLeft w:val="0"/>
                      <w:marRight w:val="0"/>
                      <w:marTop w:val="0"/>
                      <w:marBottom w:val="0"/>
                      <w:divBdr>
                        <w:top w:val="none" w:sz="0" w:space="0" w:color="auto"/>
                        <w:left w:val="none" w:sz="0" w:space="0" w:color="auto"/>
                        <w:bottom w:val="none" w:sz="0" w:space="0" w:color="auto"/>
                        <w:right w:val="none" w:sz="0" w:space="0" w:color="auto"/>
                      </w:divBdr>
                    </w:div>
                  </w:divsChild>
                </w:div>
                <w:div w:id="295722336">
                  <w:marLeft w:val="0"/>
                  <w:marRight w:val="0"/>
                  <w:marTop w:val="0"/>
                  <w:marBottom w:val="0"/>
                  <w:divBdr>
                    <w:top w:val="none" w:sz="0" w:space="0" w:color="auto"/>
                    <w:left w:val="none" w:sz="0" w:space="0" w:color="auto"/>
                    <w:bottom w:val="none" w:sz="0" w:space="0" w:color="auto"/>
                    <w:right w:val="none" w:sz="0" w:space="0" w:color="auto"/>
                  </w:divBdr>
                  <w:divsChild>
                    <w:div w:id="1860924318">
                      <w:marLeft w:val="0"/>
                      <w:marRight w:val="0"/>
                      <w:marTop w:val="0"/>
                      <w:marBottom w:val="0"/>
                      <w:divBdr>
                        <w:top w:val="none" w:sz="0" w:space="0" w:color="auto"/>
                        <w:left w:val="none" w:sz="0" w:space="0" w:color="auto"/>
                        <w:bottom w:val="none" w:sz="0" w:space="0" w:color="auto"/>
                        <w:right w:val="none" w:sz="0" w:space="0" w:color="auto"/>
                      </w:divBdr>
                    </w:div>
                  </w:divsChild>
                </w:div>
                <w:div w:id="386539232">
                  <w:marLeft w:val="0"/>
                  <w:marRight w:val="0"/>
                  <w:marTop w:val="0"/>
                  <w:marBottom w:val="0"/>
                  <w:divBdr>
                    <w:top w:val="none" w:sz="0" w:space="0" w:color="auto"/>
                    <w:left w:val="none" w:sz="0" w:space="0" w:color="auto"/>
                    <w:bottom w:val="none" w:sz="0" w:space="0" w:color="auto"/>
                    <w:right w:val="none" w:sz="0" w:space="0" w:color="auto"/>
                  </w:divBdr>
                  <w:divsChild>
                    <w:div w:id="166678134">
                      <w:marLeft w:val="0"/>
                      <w:marRight w:val="0"/>
                      <w:marTop w:val="0"/>
                      <w:marBottom w:val="0"/>
                      <w:divBdr>
                        <w:top w:val="none" w:sz="0" w:space="0" w:color="auto"/>
                        <w:left w:val="none" w:sz="0" w:space="0" w:color="auto"/>
                        <w:bottom w:val="none" w:sz="0" w:space="0" w:color="auto"/>
                        <w:right w:val="none" w:sz="0" w:space="0" w:color="auto"/>
                      </w:divBdr>
                    </w:div>
                  </w:divsChild>
                </w:div>
                <w:div w:id="387730722">
                  <w:marLeft w:val="0"/>
                  <w:marRight w:val="0"/>
                  <w:marTop w:val="0"/>
                  <w:marBottom w:val="0"/>
                  <w:divBdr>
                    <w:top w:val="none" w:sz="0" w:space="0" w:color="auto"/>
                    <w:left w:val="none" w:sz="0" w:space="0" w:color="auto"/>
                    <w:bottom w:val="none" w:sz="0" w:space="0" w:color="auto"/>
                    <w:right w:val="none" w:sz="0" w:space="0" w:color="auto"/>
                  </w:divBdr>
                  <w:divsChild>
                    <w:div w:id="936255424">
                      <w:marLeft w:val="0"/>
                      <w:marRight w:val="0"/>
                      <w:marTop w:val="0"/>
                      <w:marBottom w:val="0"/>
                      <w:divBdr>
                        <w:top w:val="none" w:sz="0" w:space="0" w:color="auto"/>
                        <w:left w:val="none" w:sz="0" w:space="0" w:color="auto"/>
                        <w:bottom w:val="none" w:sz="0" w:space="0" w:color="auto"/>
                        <w:right w:val="none" w:sz="0" w:space="0" w:color="auto"/>
                      </w:divBdr>
                    </w:div>
                  </w:divsChild>
                </w:div>
                <w:div w:id="486284948">
                  <w:marLeft w:val="0"/>
                  <w:marRight w:val="0"/>
                  <w:marTop w:val="0"/>
                  <w:marBottom w:val="0"/>
                  <w:divBdr>
                    <w:top w:val="none" w:sz="0" w:space="0" w:color="auto"/>
                    <w:left w:val="none" w:sz="0" w:space="0" w:color="auto"/>
                    <w:bottom w:val="none" w:sz="0" w:space="0" w:color="auto"/>
                    <w:right w:val="none" w:sz="0" w:space="0" w:color="auto"/>
                  </w:divBdr>
                  <w:divsChild>
                    <w:div w:id="2020234580">
                      <w:marLeft w:val="0"/>
                      <w:marRight w:val="0"/>
                      <w:marTop w:val="0"/>
                      <w:marBottom w:val="0"/>
                      <w:divBdr>
                        <w:top w:val="none" w:sz="0" w:space="0" w:color="auto"/>
                        <w:left w:val="none" w:sz="0" w:space="0" w:color="auto"/>
                        <w:bottom w:val="none" w:sz="0" w:space="0" w:color="auto"/>
                        <w:right w:val="none" w:sz="0" w:space="0" w:color="auto"/>
                      </w:divBdr>
                    </w:div>
                  </w:divsChild>
                </w:div>
                <w:div w:id="541556663">
                  <w:marLeft w:val="0"/>
                  <w:marRight w:val="0"/>
                  <w:marTop w:val="0"/>
                  <w:marBottom w:val="0"/>
                  <w:divBdr>
                    <w:top w:val="none" w:sz="0" w:space="0" w:color="auto"/>
                    <w:left w:val="none" w:sz="0" w:space="0" w:color="auto"/>
                    <w:bottom w:val="none" w:sz="0" w:space="0" w:color="auto"/>
                    <w:right w:val="none" w:sz="0" w:space="0" w:color="auto"/>
                  </w:divBdr>
                  <w:divsChild>
                    <w:div w:id="287705510">
                      <w:marLeft w:val="0"/>
                      <w:marRight w:val="0"/>
                      <w:marTop w:val="0"/>
                      <w:marBottom w:val="0"/>
                      <w:divBdr>
                        <w:top w:val="none" w:sz="0" w:space="0" w:color="auto"/>
                        <w:left w:val="none" w:sz="0" w:space="0" w:color="auto"/>
                        <w:bottom w:val="none" w:sz="0" w:space="0" w:color="auto"/>
                        <w:right w:val="none" w:sz="0" w:space="0" w:color="auto"/>
                      </w:divBdr>
                    </w:div>
                  </w:divsChild>
                </w:div>
                <w:div w:id="595791321">
                  <w:marLeft w:val="0"/>
                  <w:marRight w:val="0"/>
                  <w:marTop w:val="0"/>
                  <w:marBottom w:val="0"/>
                  <w:divBdr>
                    <w:top w:val="none" w:sz="0" w:space="0" w:color="auto"/>
                    <w:left w:val="none" w:sz="0" w:space="0" w:color="auto"/>
                    <w:bottom w:val="none" w:sz="0" w:space="0" w:color="auto"/>
                    <w:right w:val="none" w:sz="0" w:space="0" w:color="auto"/>
                  </w:divBdr>
                  <w:divsChild>
                    <w:div w:id="1057389958">
                      <w:marLeft w:val="0"/>
                      <w:marRight w:val="0"/>
                      <w:marTop w:val="0"/>
                      <w:marBottom w:val="0"/>
                      <w:divBdr>
                        <w:top w:val="none" w:sz="0" w:space="0" w:color="auto"/>
                        <w:left w:val="none" w:sz="0" w:space="0" w:color="auto"/>
                        <w:bottom w:val="none" w:sz="0" w:space="0" w:color="auto"/>
                        <w:right w:val="none" w:sz="0" w:space="0" w:color="auto"/>
                      </w:divBdr>
                    </w:div>
                  </w:divsChild>
                </w:div>
                <w:div w:id="597298358">
                  <w:marLeft w:val="0"/>
                  <w:marRight w:val="0"/>
                  <w:marTop w:val="0"/>
                  <w:marBottom w:val="0"/>
                  <w:divBdr>
                    <w:top w:val="none" w:sz="0" w:space="0" w:color="auto"/>
                    <w:left w:val="none" w:sz="0" w:space="0" w:color="auto"/>
                    <w:bottom w:val="none" w:sz="0" w:space="0" w:color="auto"/>
                    <w:right w:val="none" w:sz="0" w:space="0" w:color="auto"/>
                  </w:divBdr>
                  <w:divsChild>
                    <w:div w:id="1483307641">
                      <w:marLeft w:val="0"/>
                      <w:marRight w:val="0"/>
                      <w:marTop w:val="0"/>
                      <w:marBottom w:val="0"/>
                      <w:divBdr>
                        <w:top w:val="none" w:sz="0" w:space="0" w:color="auto"/>
                        <w:left w:val="none" w:sz="0" w:space="0" w:color="auto"/>
                        <w:bottom w:val="none" w:sz="0" w:space="0" w:color="auto"/>
                        <w:right w:val="none" w:sz="0" w:space="0" w:color="auto"/>
                      </w:divBdr>
                    </w:div>
                  </w:divsChild>
                </w:div>
                <w:div w:id="747191404">
                  <w:marLeft w:val="0"/>
                  <w:marRight w:val="0"/>
                  <w:marTop w:val="0"/>
                  <w:marBottom w:val="0"/>
                  <w:divBdr>
                    <w:top w:val="none" w:sz="0" w:space="0" w:color="auto"/>
                    <w:left w:val="none" w:sz="0" w:space="0" w:color="auto"/>
                    <w:bottom w:val="none" w:sz="0" w:space="0" w:color="auto"/>
                    <w:right w:val="none" w:sz="0" w:space="0" w:color="auto"/>
                  </w:divBdr>
                  <w:divsChild>
                    <w:div w:id="1193960056">
                      <w:marLeft w:val="0"/>
                      <w:marRight w:val="0"/>
                      <w:marTop w:val="0"/>
                      <w:marBottom w:val="0"/>
                      <w:divBdr>
                        <w:top w:val="none" w:sz="0" w:space="0" w:color="auto"/>
                        <w:left w:val="none" w:sz="0" w:space="0" w:color="auto"/>
                        <w:bottom w:val="none" w:sz="0" w:space="0" w:color="auto"/>
                        <w:right w:val="none" w:sz="0" w:space="0" w:color="auto"/>
                      </w:divBdr>
                    </w:div>
                  </w:divsChild>
                </w:div>
                <w:div w:id="774984203">
                  <w:marLeft w:val="0"/>
                  <w:marRight w:val="0"/>
                  <w:marTop w:val="0"/>
                  <w:marBottom w:val="0"/>
                  <w:divBdr>
                    <w:top w:val="none" w:sz="0" w:space="0" w:color="auto"/>
                    <w:left w:val="none" w:sz="0" w:space="0" w:color="auto"/>
                    <w:bottom w:val="none" w:sz="0" w:space="0" w:color="auto"/>
                    <w:right w:val="none" w:sz="0" w:space="0" w:color="auto"/>
                  </w:divBdr>
                  <w:divsChild>
                    <w:div w:id="968633895">
                      <w:marLeft w:val="0"/>
                      <w:marRight w:val="0"/>
                      <w:marTop w:val="0"/>
                      <w:marBottom w:val="0"/>
                      <w:divBdr>
                        <w:top w:val="none" w:sz="0" w:space="0" w:color="auto"/>
                        <w:left w:val="none" w:sz="0" w:space="0" w:color="auto"/>
                        <w:bottom w:val="none" w:sz="0" w:space="0" w:color="auto"/>
                        <w:right w:val="none" w:sz="0" w:space="0" w:color="auto"/>
                      </w:divBdr>
                    </w:div>
                  </w:divsChild>
                </w:div>
                <w:div w:id="784346112">
                  <w:marLeft w:val="0"/>
                  <w:marRight w:val="0"/>
                  <w:marTop w:val="0"/>
                  <w:marBottom w:val="0"/>
                  <w:divBdr>
                    <w:top w:val="none" w:sz="0" w:space="0" w:color="auto"/>
                    <w:left w:val="none" w:sz="0" w:space="0" w:color="auto"/>
                    <w:bottom w:val="none" w:sz="0" w:space="0" w:color="auto"/>
                    <w:right w:val="none" w:sz="0" w:space="0" w:color="auto"/>
                  </w:divBdr>
                  <w:divsChild>
                    <w:div w:id="494689661">
                      <w:marLeft w:val="0"/>
                      <w:marRight w:val="0"/>
                      <w:marTop w:val="0"/>
                      <w:marBottom w:val="0"/>
                      <w:divBdr>
                        <w:top w:val="none" w:sz="0" w:space="0" w:color="auto"/>
                        <w:left w:val="none" w:sz="0" w:space="0" w:color="auto"/>
                        <w:bottom w:val="none" w:sz="0" w:space="0" w:color="auto"/>
                        <w:right w:val="none" w:sz="0" w:space="0" w:color="auto"/>
                      </w:divBdr>
                    </w:div>
                  </w:divsChild>
                </w:div>
                <w:div w:id="796721484">
                  <w:marLeft w:val="0"/>
                  <w:marRight w:val="0"/>
                  <w:marTop w:val="0"/>
                  <w:marBottom w:val="0"/>
                  <w:divBdr>
                    <w:top w:val="none" w:sz="0" w:space="0" w:color="auto"/>
                    <w:left w:val="none" w:sz="0" w:space="0" w:color="auto"/>
                    <w:bottom w:val="none" w:sz="0" w:space="0" w:color="auto"/>
                    <w:right w:val="none" w:sz="0" w:space="0" w:color="auto"/>
                  </w:divBdr>
                  <w:divsChild>
                    <w:div w:id="1377701980">
                      <w:marLeft w:val="0"/>
                      <w:marRight w:val="0"/>
                      <w:marTop w:val="0"/>
                      <w:marBottom w:val="0"/>
                      <w:divBdr>
                        <w:top w:val="none" w:sz="0" w:space="0" w:color="auto"/>
                        <w:left w:val="none" w:sz="0" w:space="0" w:color="auto"/>
                        <w:bottom w:val="none" w:sz="0" w:space="0" w:color="auto"/>
                        <w:right w:val="none" w:sz="0" w:space="0" w:color="auto"/>
                      </w:divBdr>
                    </w:div>
                  </w:divsChild>
                </w:div>
                <w:div w:id="813063112">
                  <w:marLeft w:val="0"/>
                  <w:marRight w:val="0"/>
                  <w:marTop w:val="0"/>
                  <w:marBottom w:val="0"/>
                  <w:divBdr>
                    <w:top w:val="none" w:sz="0" w:space="0" w:color="auto"/>
                    <w:left w:val="none" w:sz="0" w:space="0" w:color="auto"/>
                    <w:bottom w:val="none" w:sz="0" w:space="0" w:color="auto"/>
                    <w:right w:val="none" w:sz="0" w:space="0" w:color="auto"/>
                  </w:divBdr>
                  <w:divsChild>
                    <w:div w:id="719862099">
                      <w:marLeft w:val="0"/>
                      <w:marRight w:val="0"/>
                      <w:marTop w:val="0"/>
                      <w:marBottom w:val="0"/>
                      <w:divBdr>
                        <w:top w:val="none" w:sz="0" w:space="0" w:color="auto"/>
                        <w:left w:val="none" w:sz="0" w:space="0" w:color="auto"/>
                        <w:bottom w:val="none" w:sz="0" w:space="0" w:color="auto"/>
                        <w:right w:val="none" w:sz="0" w:space="0" w:color="auto"/>
                      </w:divBdr>
                    </w:div>
                  </w:divsChild>
                </w:div>
                <w:div w:id="919486218">
                  <w:marLeft w:val="0"/>
                  <w:marRight w:val="0"/>
                  <w:marTop w:val="0"/>
                  <w:marBottom w:val="0"/>
                  <w:divBdr>
                    <w:top w:val="none" w:sz="0" w:space="0" w:color="auto"/>
                    <w:left w:val="none" w:sz="0" w:space="0" w:color="auto"/>
                    <w:bottom w:val="none" w:sz="0" w:space="0" w:color="auto"/>
                    <w:right w:val="none" w:sz="0" w:space="0" w:color="auto"/>
                  </w:divBdr>
                  <w:divsChild>
                    <w:div w:id="365981522">
                      <w:marLeft w:val="0"/>
                      <w:marRight w:val="0"/>
                      <w:marTop w:val="0"/>
                      <w:marBottom w:val="0"/>
                      <w:divBdr>
                        <w:top w:val="none" w:sz="0" w:space="0" w:color="auto"/>
                        <w:left w:val="none" w:sz="0" w:space="0" w:color="auto"/>
                        <w:bottom w:val="none" w:sz="0" w:space="0" w:color="auto"/>
                        <w:right w:val="none" w:sz="0" w:space="0" w:color="auto"/>
                      </w:divBdr>
                    </w:div>
                  </w:divsChild>
                </w:div>
                <w:div w:id="929587235">
                  <w:marLeft w:val="0"/>
                  <w:marRight w:val="0"/>
                  <w:marTop w:val="0"/>
                  <w:marBottom w:val="0"/>
                  <w:divBdr>
                    <w:top w:val="none" w:sz="0" w:space="0" w:color="auto"/>
                    <w:left w:val="none" w:sz="0" w:space="0" w:color="auto"/>
                    <w:bottom w:val="none" w:sz="0" w:space="0" w:color="auto"/>
                    <w:right w:val="none" w:sz="0" w:space="0" w:color="auto"/>
                  </w:divBdr>
                  <w:divsChild>
                    <w:div w:id="1120534936">
                      <w:marLeft w:val="0"/>
                      <w:marRight w:val="0"/>
                      <w:marTop w:val="0"/>
                      <w:marBottom w:val="0"/>
                      <w:divBdr>
                        <w:top w:val="none" w:sz="0" w:space="0" w:color="auto"/>
                        <w:left w:val="none" w:sz="0" w:space="0" w:color="auto"/>
                        <w:bottom w:val="none" w:sz="0" w:space="0" w:color="auto"/>
                        <w:right w:val="none" w:sz="0" w:space="0" w:color="auto"/>
                      </w:divBdr>
                    </w:div>
                  </w:divsChild>
                </w:div>
                <w:div w:id="1160849306">
                  <w:marLeft w:val="0"/>
                  <w:marRight w:val="0"/>
                  <w:marTop w:val="0"/>
                  <w:marBottom w:val="0"/>
                  <w:divBdr>
                    <w:top w:val="none" w:sz="0" w:space="0" w:color="auto"/>
                    <w:left w:val="none" w:sz="0" w:space="0" w:color="auto"/>
                    <w:bottom w:val="none" w:sz="0" w:space="0" w:color="auto"/>
                    <w:right w:val="none" w:sz="0" w:space="0" w:color="auto"/>
                  </w:divBdr>
                  <w:divsChild>
                    <w:div w:id="1158571517">
                      <w:marLeft w:val="0"/>
                      <w:marRight w:val="0"/>
                      <w:marTop w:val="0"/>
                      <w:marBottom w:val="0"/>
                      <w:divBdr>
                        <w:top w:val="none" w:sz="0" w:space="0" w:color="auto"/>
                        <w:left w:val="none" w:sz="0" w:space="0" w:color="auto"/>
                        <w:bottom w:val="none" w:sz="0" w:space="0" w:color="auto"/>
                        <w:right w:val="none" w:sz="0" w:space="0" w:color="auto"/>
                      </w:divBdr>
                    </w:div>
                  </w:divsChild>
                </w:div>
                <w:div w:id="1223323840">
                  <w:marLeft w:val="0"/>
                  <w:marRight w:val="0"/>
                  <w:marTop w:val="0"/>
                  <w:marBottom w:val="0"/>
                  <w:divBdr>
                    <w:top w:val="none" w:sz="0" w:space="0" w:color="auto"/>
                    <w:left w:val="none" w:sz="0" w:space="0" w:color="auto"/>
                    <w:bottom w:val="none" w:sz="0" w:space="0" w:color="auto"/>
                    <w:right w:val="none" w:sz="0" w:space="0" w:color="auto"/>
                  </w:divBdr>
                  <w:divsChild>
                    <w:div w:id="588465836">
                      <w:marLeft w:val="0"/>
                      <w:marRight w:val="0"/>
                      <w:marTop w:val="0"/>
                      <w:marBottom w:val="0"/>
                      <w:divBdr>
                        <w:top w:val="none" w:sz="0" w:space="0" w:color="auto"/>
                        <w:left w:val="none" w:sz="0" w:space="0" w:color="auto"/>
                        <w:bottom w:val="none" w:sz="0" w:space="0" w:color="auto"/>
                        <w:right w:val="none" w:sz="0" w:space="0" w:color="auto"/>
                      </w:divBdr>
                    </w:div>
                  </w:divsChild>
                </w:div>
                <w:div w:id="1328363724">
                  <w:marLeft w:val="0"/>
                  <w:marRight w:val="0"/>
                  <w:marTop w:val="0"/>
                  <w:marBottom w:val="0"/>
                  <w:divBdr>
                    <w:top w:val="none" w:sz="0" w:space="0" w:color="auto"/>
                    <w:left w:val="none" w:sz="0" w:space="0" w:color="auto"/>
                    <w:bottom w:val="none" w:sz="0" w:space="0" w:color="auto"/>
                    <w:right w:val="none" w:sz="0" w:space="0" w:color="auto"/>
                  </w:divBdr>
                  <w:divsChild>
                    <w:div w:id="119307835">
                      <w:marLeft w:val="0"/>
                      <w:marRight w:val="0"/>
                      <w:marTop w:val="0"/>
                      <w:marBottom w:val="0"/>
                      <w:divBdr>
                        <w:top w:val="none" w:sz="0" w:space="0" w:color="auto"/>
                        <w:left w:val="none" w:sz="0" w:space="0" w:color="auto"/>
                        <w:bottom w:val="none" w:sz="0" w:space="0" w:color="auto"/>
                        <w:right w:val="none" w:sz="0" w:space="0" w:color="auto"/>
                      </w:divBdr>
                    </w:div>
                  </w:divsChild>
                </w:div>
                <w:div w:id="1391876981">
                  <w:marLeft w:val="0"/>
                  <w:marRight w:val="0"/>
                  <w:marTop w:val="0"/>
                  <w:marBottom w:val="0"/>
                  <w:divBdr>
                    <w:top w:val="none" w:sz="0" w:space="0" w:color="auto"/>
                    <w:left w:val="none" w:sz="0" w:space="0" w:color="auto"/>
                    <w:bottom w:val="none" w:sz="0" w:space="0" w:color="auto"/>
                    <w:right w:val="none" w:sz="0" w:space="0" w:color="auto"/>
                  </w:divBdr>
                  <w:divsChild>
                    <w:div w:id="967978776">
                      <w:marLeft w:val="0"/>
                      <w:marRight w:val="0"/>
                      <w:marTop w:val="0"/>
                      <w:marBottom w:val="0"/>
                      <w:divBdr>
                        <w:top w:val="none" w:sz="0" w:space="0" w:color="auto"/>
                        <w:left w:val="none" w:sz="0" w:space="0" w:color="auto"/>
                        <w:bottom w:val="none" w:sz="0" w:space="0" w:color="auto"/>
                        <w:right w:val="none" w:sz="0" w:space="0" w:color="auto"/>
                      </w:divBdr>
                    </w:div>
                  </w:divsChild>
                </w:div>
                <w:div w:id="1402095784">
                  <w:marLeft w:val="0"/>
                  <w:marRight w:val="0"/>
                  <w:marTop w:val="0"/>
                  <w:marBottom w:val="0"/>
                  <w:divBdr>
                    <w:top w:val="none" w:sz="0" w:space="0" w:color="auto"/>
                    <w:left w:val="none" w:sz="0" w:space="0" w:color="auto"/>
                    <w:bottom w:val="none" w:sz="0" w:space="0" w:color="auto"/>
                    <w:right w:val="none" w:sz="0" w:space="0" w:color="auto"/>
                  </w:divBdr>
                  <w:divsChild>
                    <w:div w:id="1106660927">
                      <w:marLeft w:val="0"/>
                      <w:marRight w:val="0"/>
                      <w:marTop w:val="0"/>
                      <w:marBottom w:val="0"/>
                      <w:divBdr>
                        <w:top w:val="none" w:sz="0" w:space="0" w:color="auto"/>
                        <w:left w:val="none" w:sz="0" w:space="0" w:color="auto"/>
                        <w:bottom w:val="none" w:sz="0" w:space="0" w:color="auto"/>
                        <w:right w:val="none" w:sz="0" w:space="0" w:color="auto"/>
                      </w:divBdr>
                    </w:div>
                  </w:divsChild>
                </w:div>
                <w:div w:id="1491827607">
                  <w:marLeft w:val="0"/>
                  <w:marRight w:val="0"/>
                  <w:marTop w:val="0"/>
                  <w:marBottom w:val="0"/>
                  <w:divBdr>
                    <w:top w:val="none" w:sz="0" w:space="0" w:color="auto"/>
                    <w:left w:val="none" w:sz="0" w:space="0" w:color="auto"/>
                    <w:bottom w:val="none" w:sz="0" w:space="0" w:color="auto"/>
                    <w:right w:val="none" w:sz="0" w:space="0" w:color="auto"/>
                  </w:divBdr>
                  <w:divsChild>
                    <w:div w:id="1573351477">
                      <w:marLeft w:val="0"/>
                      <w:marRight w:val="0"/>
                      <w:marTop w:val="0"/>
                      <w:marBottom w:val="0"/>
                      <w:divBdr>
                        <w:top w:val="none" w:sz="0" w:space="0" w:color="auto"/>
                        <w:left w:val="none" w:sz="0" w:space="0" w:color="auto"/>
                        <w:bottom w:val="none" w:sz="0" w:space="0" w:color="auto"/>
                        <w:right w:val="none" w:sz="0" w:space="0" w:color="auto"/>
                      </w:divBdr>
                    </w:div>
                  </w:divsChild>
                </w:div>
                <w:div w:id="1496604989">
                  <w:marLeft w:val="0"/>
                  <w:marRight w:val="0"/>
                  <w:marTop w:val="0"/>
                  <w:marBottom w:val="0"/>
                  <w:divBdr>
                    <w:top w:val="none" w:sz="0" w:space="0" w:color="auto"/>
                    <w:left w:val="none" w:sz="0" w:space="0" w:color="auto"/>
                    <w:bottom w:val="none" w:sz="0" w:space="0" w:color="auto"/>
                    <w:right w:val="none" w:sz="0" w:space="0" w:color="auto"/>
                  </w:divBdr>
                  <w:divsChild>
                    <w:div w:id="218369444">
                      <w:marLeft w:val="0"/>
                      <w:marRight w:val="0"/>
                      <w:marTop w:val="0"/>
                      <w:marBottom w:val="0"/>
                      <w:divBdr>
                        <w:top w:val="none" w:sz="0" w:space="0" w:color="auto"/>
                        <w:left w:val="none" w:sz="0" w:space="0" w:color="auto"/>
                        <w:bottom w:val="none" w:sz="0" w:space="0" w:color="auto"/>
                        <w:right w:val="none" w:sz="0" w:space="0" w:color="auto"/>
                      </w:divBdr>
                    </w:div>
                  </w:divsChild>
                </w:div>
                <w:div w:id="1547177822">
                  <w:marLeft w:val="0"/>
                  <w:marRight w:val="0"/>
                  <w:marTop w:val="0"/>
                  <w:marBottom w:val="0"/>
                  <w:divBdr>
                    <w:top w:val="none" w:sz="0" w:space="0" w:color="auto"/>
                    <w:left w:val="none" w:sz="0" w:space="0" w:color="auto"/>
                    <w:bottom w:val="none" w:sz="0" w:space="0" w:color="auto"/>
                    <w:right w:val="none" w:sz="0" w:space="0" w:color="auto"/>
                  </w:divBdr>
                  <w:divsChild>
                    <w:div w:id="1035469783">
                      <w:marLeft w:val="0"/>
                      <w:marRight w:val="0"/>
                      <w:marTop w:val="0"/>
                      <w:marBottom w:val="0"/>
                      <w:divBdr>
                        <w:top w:val="none" w:sz="0" w:space="0" w:color="auto"/>
                        <w:left w:val="none" w:sz="0" w:space="0" w:color="auto"/>
                        <w:bottom w:val="none" w:sz="0" w:space="0" w:color="auto"/>
                        <w:right w:val="none" w:sz="0" w:space="0" w:color="auto"/>
                      </w:divBdr>
                    </w:div>
                  </w:divsChild>
                </w:div>
                <w:div w:id="1562715582">
                  <w:marLeft w:val="0"/>
                  <w:marRight w:val="0"/>
                  <w:marTop w:val="0"/>
                  <w:marBottom w:val="0"/>
                  <w:divBdr>
                    <w:top w:val="none" w:sz="0" w:space="0" w:color="auto"/>
                    <w:left w:val="none" w:sz="0" w:space="0" w:color="auto"/>
                    <w:bottom w:val="none" w:sz="0" w:space="0" w:color="auto"/>
                    <w:right w:val="none" w:sz="0" w:space="0" w:color="auto"/>
                  </w:divBdr>
                  <w:divsChild>
                    <w:div w:id="1319269216">
                      <w:marLeft w:val="0"/>
                      <w:marRight w:val="0"/>
                      <w:marTop w:val="0"/>
                      <w:marBottom w:val="0"/>
                      <w:divBdr>
                        <w:top w:val="none" w:sz="0" w:space="0" w:color="auto"/>
                        <w:left w:val="none" w:sz="0" w:space="0" w:color="auto"/>
                        <w:bottom w:val="none" w:sz="0" w:space="0" w:color="auto"/>
                        <w:right w:val="none" w:sz="0" w:space="0" w:color="auto"/>
                      </w:divBdr>
                    </w:div>
                  </w:divsChild>
                </w:div>
                <w:div w:id="1818180544">
                  <w:marLeft w:val="0"/>
                  <w:marRight w:val="0"/>
                  <w:marTop w:val="0"/>
                  <w:marBottom w:val="0"/>
                  <w:divBdr>
                    <w:top w:val="none" w:sz="0" w:space="0" w:color="auto"/>
                    <w:left w:val="none" w:sz="0" w:space="0" w:color="auto"/>
                    <w:bottom w:val="none" w:sz="0" w:space="0" w:color="auto"/>
                    <w:right w:val="none" w:sz="0" w:space="0" w:color="auto"/>
                  </w:divBdr>
                  <w:divsChild>
                    <w:div w:id="867445756">
                      <w:marLeft w:val="0"/>
                      <w:marRight w:val="0"/>
                      <w:marTop w:val="0"/>
                      <w:marBottom w:val="0"/>
                      <w:divBdr>
                        <w:top w:val="none" w:sz="0" w:space="0" w:color="auto"/>
                        <w:left w:val="none" w:sz="0" w:space="0" w:color="auto"/>
                        <w:bottom w:val="none" w:sz="0" w:space="0" w:color="auto"/>
                        <w:right w:val="none" w:sz="0" w:space="0" w:color="auto"/>
                      </w:divBdr>
                    </w:div>
                  </w:divsChild>
                </w:div>
                <w:div w:id="1847090888">
                  <w:marLeft w:val="0"/>
                  <w:marRight w:val="0"/>
                  <w:marTop w:val="0"/>
                  <w:marBottom w:val="0"/>
                  <w:divBdr>
                    <w:top w:val="none" w:sz="0" w:space="0" w:color="auto"/>
                    <w:left w:val="none" w:sz="0" w:space="0" w:color="auto"/>
                    <w:bottom w:val="none" w:sz="0" w:space="0" w:color="auto"/>
                    <w:right w:val="none" w:sz="0" w:space="0" w:color="auto"/>
                  </w:divBdr>
                  <w:divsChild>
                    <w:div w:id="2046712481">
                      <w:marLeft w:val="0"/>
                      <w:marRight w:val="0"/>
                      <w:marTop w:val="0"/>
                      <w:marBottom w:val="0"/>
                      <w:divBdr>
                        <w:top w:val="none" w:sz="0" w:space="0" w:color="auto"/>
                        <w:left w:val="none" w:sz="0" w:space="0" w:color="auto"/>
                        <w:bottom w:val="none" w:sz="0" w:space="0" w:color="auto"/>
                        <w:right w:val="none" w:sz="0" w:space="0" w:color="auto"/>
                      </w:divBdr>
                    </w:div>
                  </w:divsChild>
                </w:div>
                <w:div w:id="1856772387">
                  <w:marLeft w:val="0"/>
                  <w:marRight w:val="0"/>
                  <w:marTop w:val="0"/>
                  <w:marBottom w:val="0"/>
                  <w:divBdr>
                    <w:top w:val="none" w:sz="0" w:space="0" w:color="auto"/>
                    <w:left w:val="none" w:sz="0" w:space="0" w:color="auto"/>
                    <w:bottom w:val="none" w:sz="0" w:space="0" w:color="auto"/>
                    <w:right w:val="none" w:sz="0" w:space="0" w:color="auto"/>
                  </w:divBdr>
                  <w:divsChild>
                    <w:div w:id="144704482">
                      <w:marLeft w:val="0"/>
                      <w:marRight w:val="0"/>
                      <w:marTop w:val="0"/>
                      <w:marBottom w:val="0"/>
                      <w:divBdr>
                        <w:top w:val="none" w:sz="0" w:space="0" w:color="auto"/>
                        <w:left w:val="none" w:sz="0" w:space="0" w:color="auto"/>
                        <w:bottom w:val="none" w:sz="0" w:space="0" w:color="auto"/>
                        <w:right w:val="none" w:sz="0" w:space="0" w:color="auto"/>
                      </w:divBdr>
                    </w:div>
                  </w:divsChild>
                </w:div>
                <w:div w:id="2106463409">
                  <w:marLeft w:val="0"/>
                  <w:marRight w:val="0"/>
                  <w:marTop w:val="0"/>
                  <w:marBottom w:val="0"/>
                  <w:divBdr>
                    <w:top w:val="none" w:sz="0" w:space="0" w:color="auto"/>
                    <w:left w:val="none" w:sz="0" w:space="0" w:color="auto"/>
                    <w:bottom w:val="none" w:sz="0" w:space="0" w:color="auto"/>
                    <w:right w:val="none" w:sz="0" w:space="0" w:color="auto"/>
                  </w:divBdr>
                  <w:divsChild>
                    <w:div w:id="154417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053792">
          <w:marLeft w:val="0"/>
          <w:marRight w:val="0"/>
          <w:marTop w:val="0"/>
          <w:marBottom w:val="0"/>
          <w:divBdr>
            <w:top w:val="none" w:sz="0" w:space="0" w:color="auto"/>
            <w:left w:val="none" w:sz="0" w:space="0" w:color="auto"/>
            <w:bottom w:val="none" w:sz="0" w:space="0" w:color="auto"/>
            <w:right w:val="none" w:sz="0" w:space="0" w:color="auto"/>
          </w:divBdr>
        </w:div>
        <w:div w:id="633873188">
          <w:marLeft w:val="0"/>
          <w:marRight w:val="0"/>
          <w:marTop w:val="0"/>
          <w:marBottom w:val="0"/>
          <w:divBdr>
            <w:top w:val="none" w:sz="0" w:space="0" w:color="auto"/>
            <w:left w:val="none" w:sz="0" w:space="0" w:color="auto"/>
            <w:bottom w:val="none" w:sz="0" w:space="0" w:color="auto"/>
            <w:right w:val="none" w:sz="0" w:space="0" w:color="auto"/>
          </w:divBdr>
          <w:divsChild>
            <w:div w:id="1587347670">
              <w:marLeft w:val="-75"/>
              <w:marRight w:val="0"/>
              <w:marTop w:val="30"/>
              <w:marBottom w:val="30"/>
              <w:divBdr>
                <w:top w:val="none" w:sz="0" w:space="0" w:color="auto"/>
                <w:left w:val="none" w:sz="0" w:space="0" w:color="auto"/>
                <w:bottom w:val="none" w:sz="0" w:space="0" w:color="auto"/>
                <w:right w:val="none" w:sz="0" w:space="0" w:color="auto"/>
              </w:divBdr>
              <w:divsChild>
                <w:div w:id="24990925">
                  <w:marLeft w:val="0"/>
                  <w:marRight w:val="0"/>
                  <w:marTop w:val="0"/>
                  <w:marBottom w:val="0"/>
                  <w:divBdr>
                    <w:top w:val="none" w:sz="0" w:space="0" w:color="auto"/>
                    <w:left w:val="none" w:sz="0" w:space="0" w:color="auto"/>
                    <w:bottom w:val="none" w:sz="0" w:space="0" w:color="auto"/>
                    <w:right w:val="none" w:sz="0" w:space="0" w:color="auto"/>
                  </w:divBdr>
                  <w:divsChild>
                    <w:div w:id="175928545">
                      <w:marLeft w:val="0"/>
                      <w:marRight w:val="0"/>
                      <w:marTop w:val="0"/>
                      <w:marBottom w:val="0"/>
                      <w:divBdr>
                        <w:top w:val="none" w:sz="0" w:space="0" w:color="auto"/>
                        <w:left w:val="none" w:sz="0" w:space="0" w:color="auto"/>
                        <w:bottom w:val="none" w:sz="0" w:space="0" w:color="auto"/>
                        <w:right w:val="none" w:sz="0" w:space="0" w:color="auto"/>
                      </w:divBdr>
                    </w:div>
                  </w:divsChild>
                </w:div>
                <w:div w:id="196238690">
                  <w:marLeft w:val="0"/>
                  <w:marRight w:val="0"/>
                  <w:marTop w:val="0"/>
                  <w:marBottom w:val="0"/>
                  <w:divBdr>
                    <w:top w:val="none" w:sz="0" w:space="0" w:color="auto"/>
                    <w:left w:val="none" w:sz="0" w:space="0" w:color="auto"/>
                    <w:bottom w:val="none" w:sz="0" w:space="0" w:color="auto"/>
                    <w:right w:val="none" w:sz="0" w:space="0" w:color="auto"/>
                  </w:divBdr>
                  <w:divsChild>
                    <w:div w:id="1073822351">
                      <w:marLeft w:val="0"/>
                      <w:marRight w:val="0"/>
                      <w:marTop w:val="0"/>
                      <w:marBottom w:val="0"/>
                      <w:divBdr>
                        <w:top w:val="none" w:sz="0" w:space="0" w:color="auto"/>
                        <w:left w:val="none" w:sz="0" w:space="0" w:color="auto"/>
                        <w:bottom w:val="none" w:sz="0" w:space="0" w:color="auto"/>
                        <w:right w:val="none" w:sz="0" w:space="0" w:color="auto"/>
                      </w:divBdr>
                    </w:div>
                  </w:divsChild>
                </w:div>
                <w:div w:id="243690433">
                  <w:marLeft w:val="0"/>
                  <w:marRight w:val="0"/>
                  <w:marTop w:val="0"/>
                  <w:marBottom w:val="0"/>
                  <w:divBdr>
                    <w:top w:val="none" w:sz="0" w:space="0" w:color="auto"/>
                    <w:left w:val="none" w:sz="0" w:space="0" w:color="auto"/>
                    <w:bottom w:val="none" w:sz="0" w:space="0" w:color="auto"/>
                    <w:right w:val="none" w:sz="0" w:space="0" w:color="auto"/>
                  </w:divBdr>
                  <w:divsChild>
                    <w:div w:id="1962613198">
                      <w:marLeft w:val="0"/>
                      <w:marRight w:val="0"/>
                      <w:marTop w:val="0"/>
                      <w:marBottom w:val="0"/>
                      <w:divBdr>
                        <w:top w:val="none" w:sz="0" w:space="0" w:color="auto"/>
                        <w:left w:val="none" w:sz="0" w:space="0" w:color="auto"/>
                        <w:bottom w:val="none" w:sz="0" w:space="0" w:color="auto"/>
                        <w:right w:val="none" w:sz="0" w:space="0" w:color="auto"/>
                      </w:divBdr>
                    </w:div>
                  </w:divsChild>
                </w:div>
                <w:div w:id="261451047">
                  <w:marLeft w:val="0"/>
                  <w:marRight w:val="0"/>
                  <w:marTop w:val="0"/>
                  <w:marBottom w:val="0"/>
                  <w:divBdr>
                    <w:top w:val="none" w:sz="0" w:space="0" w:color="auto"/>
                    <w:left w:val="none" w:sz="0" w:space="0" w:color="auto"/>
                    <w:bottom w:val="none" w:sz="0" w:space="0" w:color="auto"/>
                    <w:right w:val="none" w:sz="0" w:space="0" w:color="auto"/>
                  </w:divBdr>
                  <w:divsChild>
                    <w:div w:id="448470525">
                      <w:marLeft w:val="0"/>
                      <w:marRight w:val="0"/>
                      <w:marTop w:val="0"/>
                      <w:marBottom w:val="0"/>
                      <w:divBdr>
                        <w:top w:val="none" w:sz="0" w:space="0" w:color="auto"/>
                        <w:left w:val="none" w:sz="0" w:space="0" w:color="auto"/>
                        <w:bottom w:val="none" w:sz="0" w:space="0" w:color="auto"/>
                        <w:right w:val="none" w:sz="0" w:space="0" w:color="auto"/>
                      </w:divBdr>
                    </w:div>
                  </w:divsChild>
                </w:div>
                <w:div w:id="272783000">
                  <w:marLeft w:val="0"/>
                  <w:marRight w:val="0"/>
                  <w:marTop w:val="0"/>
                  <w:marBottom w:val="0"/>
                  <w:divBdr>
                    <w:top w:val="none" w:sz="0" w:space="0" w:color="auto"/>
                    <w:left w:val="none" w:sz="0" w:space="0" w:color="auto"/>
                    <w:bottom w:val="none" w:sz="0" w:space="0" w:color="auto"/>
                    <w:right w:val="none" w:sz="0" w:space="0" w:color="auto"/>
                  </w:divBdr>
                  <w:divsChild>
                    <w:div w:id="567306424">
                      <w:marLeft w:val="0"/>
                      <w:marRight w:val="0"/>
                      <w:marTop w:val="0"/>
                      <w:marBottom w:val="0"/>
                      <w:divBdr>
                        <w:top w:val="none" w:sz="0" w:space="0" w:color="auto"/>
                        <w:left w:val="none" w:sz="0" w:space="0" w:color="auto"/>
                        <w:bottom w:val="none" w:sz="0" w:space="0" w:color="auto"/>
                        <w:right w:val="none" w:sz="0" w:space="0" w:color="auto"/>
                      </w:divBdr>
                    </w:div>
                  </w:divsChild>
                </w:div>
                <w:div w:id="282812848">
                  <w:marLeft w:val="0"/>
                  <w:marRight w:val="0"/>
                  <w:marTop w:val="0"/>
                  <w:marBottom w:val="0"/>
                  <w:divBdr>
                    <w:top w:val="none" w:sz="0" w:space="0" w:color="auto"/>
                    <w:left w:val="none" w:sz="0" w:space="0" w:color="auto"/>
                    <w:bottom w:val="none" w:sz="0" w:space="0" w:color="auto"/>
                    <w:right w:val="none" w:sz="0" w:space="0" w:color="auto"/>
                  </w:divBdr>
                  <w:divsChild>
                    <w:div w:id="610091917">
                      <w:marLeft w:val="0"/>
                      <w:marRight w:val="0"/>
                      <w:marTop w:val="0"/>
                      <w:marBottom w:val="0"/>
                      <w:divBdr>
                        <w:top w:val="none" w:sz="0" w:space="0" w:color="auto"/>
                        <w:left w:val="none" w:sz="0" w:space="0" w:color="auto"/>
                        <w:bottom w:val="none" w:sz="0" w:space="0" w:color="auto"/>
                        <w:right w:val="none" w:sz="0" w:space="0" w:color="auto"/>
                      </w:divBdr>
                    </w:div>
                  </w:divsChild>
                </w:div>
                <w:div w:id="429274726">
                  <w:marLeft w:val="0"/>
                  <w:marRight w:val="0"/>
                  <w:marTop w:val="0"/>
                  <w:marBottom w:val="0"/>
                  <w:divBdr>
                    <w:top w:val="none" w:sz="0" w:space="0" w:color="auto"/>
                    <w:left w:val="none" w:sz="0" w:space="0" w:color="auto"/>
                    <w:bottom w:val="none" w:sz="0" w:space="0" w:color="auto"/>
                    <w:right w:val="none" w:sz="0" w:space="0" w:color="auto"/>
                  </w:divBdr>
                  <w:divsChild>
                    <w:div w:id="1822040250">
                      <w:marLeft w:val="0"/>
                      <w:marRight w:val="0"/>
                      <w:marTop w:val="0"/>
                      <w:marBottom w:val="0"/>
                      <w:divBdr>
                        <w:top w:val="none" w:sz="0" w:space="0" w:color="auto"/>
                        <w:left w:val="none" w:sz="0" w:space="0" w:color="auto"/>
                        <w:bottom w:val="none" w:sz="0" w:space="0" w:color="auto"/>
                        <w:right w:val="none" w:sz="0" w:space="0" w:color="auto"/>
                      </w:divBdr>
                    </w:div>
                  </w:divsChild>
                </w:div>
                <w:div w:id="536432746">
                  <w:marLeft w:val="0"/>
                  <w:marRight w:val="0"/>
                  <w:marTop w:val="0"/>
                  <w:marBottom w:val="0"/>
                  <w:divBdr>
                    <w:top w:val="none" w:sz="0" w:space="0" w:color="auto"/>
                    <w:left w:val="none" w:sz="0" w:space="0" w:color="auto"/>
                    <w:bottom w:val="none" w:sz="0" w:space="0" w:color="auto"/>
                    <w:right w:val="none" w:sz="0" w:space="0" w:color="auto"/>
                  </w:divBdr>
                  <w:divsChild>
                    <w:div w:id="1347361951">
                      <w:marLeft w:val="0"/>
                      <w:marRight w:val="0"/>
                      <w:marTop w:val="0"/>
                      <w:marBottom w:val="0"/>
                      <w:divBdr>
                        <w:top w:val="none" w:sz="0" w:space="0" w:color="auto"/>
                        <w:left w:val="none" w:sz="0" w:space="0" w:color="auto"/>
                        <w:bottom w:val="none" w:sz="0" w:space="0" w:color="auto"/>
                        <w:right w:val="none" w:sz="0" w:space="0" w:color="auto"/>
                      </w:divBdr>
                    </w:div>
                  </w:divsChild>
                </w:div>
                <w:div w:id="615252434">
                  <w:marLeft w:val="0"/>
                  <w:marRight w:val="0"/>
                  <w:marTop w:val="0"/>
                  <w:marBottom w:val="0"/>
                  <w:divBdr>
                    <w:top w:val="none" w:sz="0" w:space="0" w:color="auto"/>
                    <w:left w:val="none" w:sz="0" w:space="0" w:color="auto"/>
                    <w:bottom w:val="none" w:sz="0" w:space="0" w:color="auto"/>
                    <w:right w:val="none" w:sz="0" w:space="0" w:color="auto"/>
                  </w:divBdr>
                  <w:divsChild>
                    <w:div w:id="1537621644">
                      <w:marLeft w:val="0"/>
                      <w:marRight w:val="0"/>
                      <w:marTop w:val="0"/>
                      <w:marBottom w:val="0"/>
                      <w:divBdr>
                        <w:top w:val="none" w:sz="0" w:space="0" w:color="auto"/>
                        <w:left w:val="none" w:sz="0" w:space="0" w:color="auto"/>
                        <w:bottom w:val="none" w:sz="0" w:space="0" w:color="auto"/>
                        <w:right w:val="none" w:sz="0" w:space="0" w:color="auto"/>
                      </w:divBdr>
                    </w:div>
                  </w:divsChild>
                </w:div>
                <w:div w:id="618223069">
                  <w:marLeft w:val="0"/>
                  <w:marRight w:val="0"/>
                  <w:marTop w:val="0"/>
                  <w:marBottom w:val="0"/>
                  <w:divBdr>
                    <w:top w:val="none" w:sz="0" w:space="0" w:color="auto"/>
                    <w:left w:val="none" w:sz="0" w:space="0" w:color="auto"/>
                    <w:bottom w:val="none" w:sz="0" w:space="0" w:color="auto"/>
                    <w:right w:val="none" w:sz="0" w:space="0" w:color="auto"/>
                  </w:divBdr>
                  <w:divsChild>
                    <w:div w:id="1155344204">
                      <w:marLeft w:val="0"/>
                      <w:marRight w:val="0"/>
                      <w:marTop w:val="0"/>
                      <w:marBottom w:val="0"/>
                      <w:divBdr>
                        <w:top w:val="none" w:sz="0" w:space="0" w:color="auto"/>
                        <w:left w:val="none" w:sz="0" w:space="0" w:color="auto"/>
                        <w:bottom w:val="none" w:sz="0" w:space="0" w:color="auto"/>
                        <w:right w:val="none" w:sz="0" w:space="0" w:color="auto"/>
                      </w:divBdr>
                    </w:div>
                  </w:divsChild>
                </w:div>
                <w:div w:id="734938216">
                  <w:marLeft w:val="0"/>
                  <w:marRight w:val="0"/>
                  <w:marTop w:val="0"/>
                  <w:marBottom w:val="0"/>
                  <w:divBdr>
                    <w:top w:val="none" w:sz="0" w:space="0" w:color="auto"/>
                    <w:left w:val="none" w:sz="0" w:space="0" w:color="auto"/>
                    <w:bottom w:val="none" w:sz="0" w:space="0" w:color="auto"/>
                    <w:right w:val="none" w:sz="0" w:space="0" w:color="auto"/>
                  </w:divBdr>
                  <w:divsChild>
                    <w:div w:id="138350127">
                      <w:marLeft w:val="0"/>
                      <w:marRight w:val="0"/>
                      <w:marTop w:val="0"/>
                      <w:marBottom w:val="0"/>
                      <w:divBdr>
                        <w:top w:val="none" w:sz="0" w:space="0" w:color="auto"/>
                        <w:left w:val="none" w:sz="0" w:space="0" w:color="auto"/>
                        <w:bottom w:val="none" w:sz="0" w:space="0" w:color="auto"/>
                        <w:right w:val="none" w:sz="0" w:space="0" w:color="auto"/>
                      </w:divBdr>
                    </w:div>
                  </w:divsChild>
                </w:div>
                <w:div w:id="735739902">
                  <w:marLeft w:val="0"/>
                  <w:marRight w:val="0"/>
                  <w:marTop w:val="0"/>
                  <w:marBottom w:val="0"/>
                  <w:divBdr>
                    <w:top w:val="none" w:sz="0" w:space="0" w:color="auto"/>
                    <w:left w:val="none" w:sz="0" w:space="0" w:color="auto"/>
                    <w:bottom w:val="none" w:sz="0" w:space="0" w:color="auto"/>
                    <w:right w:val="none" w:sz="0" w:space="0" w:color="auto"/>
                  </w:divBdr>
                  <w:divsChild>
                    <w:div w:id="641156953">
                      <w:marLeft w:val="0"/>
                      <w:marRight w:val="0"/>
                      <w:marTop w:val="0"/>
                      <w:marBottom w:val="0"/>
                      <w:divBdr>
                        <w:top w:val="none" w:sz="0" w:space="0" w:color="auto"/>
                        <w:left w:val="none" w:sz="0" w:space="0" w:color="auto"/>
                        <w:bottom w:val="none" w:sz="0" w:space="0" w:color="auto"/>
                        <w:right w:val="none" w:sz="0" w:space="0" w:color="auto"/>
                      </w:divBdr>
                    </w:div>
                  </w:divsChild>
                </w:div>
                <w:div w:id="873350701">
                  <w:marLeft w:val="0"/>
                  <w:marRight w:val="0"/>
                  <w:marTop w:val="0"/>
                  <w:marBottom w:val="0"/>
                  <w:divBdr>
                    <w:top w:val="none" w:sz="0" w:space="0" w:color="auto"/>
                    <w:left w:val="none" w:sz="0" w:space="0" w:color="auto"/>
                    <w:bottom w:val="none" w:sz="0" w:space="0" w:color="auto"/>
                    <w:right w:val="none" w:sz="0" w:space="0" w:color="auto"/>
                  </w:divBdr>
                  <w:divsChild>
                    <w:div w:id="2136367699">
                      <w:marLeft w:val="0"/>
                      <w:marRight w:val="0"/>
                      <w:marTop w:val="0"/>
                      <w:marBottom w:val="0"/>
                      <w:divBdr>
                        <w:top w:val="none" w:sz="0" w:space="0" w:color="auto"/>
                        <w:left w:val="none" w:sz="0" w:space="0" w:color="auto"/>
                        <w:bottom w:val="none" w:sz="0" w:space="0" w:color="auto"/>
                        <w:right w:val="none" w:sz="0" w:space="0" w:color="auto"/>
                      </w:divBdr>
                    </w:div>
                  </w:divsChild>
                </w:div>
                <w:div w:id="987170338">
                  <w:marLeft w:val="0"/>
                  <w:marRight w:val="0"/>
                  <w:marTop w:val="0"/>
                  <w:marBottom w:val="0"/>
                  <w:divBdr>
                    <w:top w:val="none" w:sz="0" w:space="0" w:color="auto"/>
                    <w:left w:val="none" w:sz="0" w:space="0" w:color="auto"/>
                    <w:bottom w:val="none" w:sz="0" w:space="0" w:color="auto"/>
                    <w:right w:val="none" w:sz="0" w:space="0" w:color="auto"/>
                  </w:divBdr>
                  <w:divsChild>
                    <w:div w:id="1844974435">
                      <w:marLeft w:val="0"/>
                      <w:marRight w:val="0"/>
                      <w:marTop w:val="0"/>
                      <w:marBottom w:val="0"/>
                      <w:divBdr>
                        <w:top w:val="none" w:sz="0" w:space="0" w:color="auto"/>
                        <w:left w:val="none" w:sz="0" w:space="0" w:color="auto"/>
                        <w:bottom w:val="none" w:sz="0" w:space="0" w:color="auto"/>
                        <w:right w:val="none" w:sz="0" w:space="0" w:color="auto"/>
                      </w:divBdr>
                    </w:div>
                  </w:divsChild>
                </w:div>
                <w:div w:id="1032531317">
                  <w:marLeft w:val="0"/>
                  <w:marRight w:val="0"/>
                  <w:marTop w:val="0"/>
                  <w:marBottom w:val="0"/>
                  <w:divBdr>
                    <w:top w:val="none" w:sz="0" w:space="0" w:color="auto"/>
                    <w:left w:val="none" w:sz="0" w:space="0" w:color="auto"/>
                    <w:bottom w:val="none" w:sz="0" w:space="0" w:color="auto"/>
                    <w:right w:val="none" w:sz="0" w:space="0" w:color="auto"/>
                  </w:divBdr>
                  <w:divsChild>
                    <w:div w:id="2001424344">
                      <w:marLeft w:val="0"/>
                      <w:marRight w:val="0"/>
                      <w:marTop w:val="0"/>
                      <w:marBottom w:val="0"/>
                      <w:divBdr>
                        <w:top w:val="none" w:sz="0" w:space="0" w:color="auto"/>
                        <w:left w:val="none" w:sz="0" w:space="0" w:color="auto"/>
                        <w:bottom w:val="none" w:sz="0" w:space="0" w:color="auto"/>
                        <w:right w:val="none" w:sz="0" w:space="0" w:color="auto"/>
                      </w:divBdr>
                    </w:div>
                  </w:divsChild>
                </w:div>
                <w:div w:id="1119302026">
                  <w:marLeft w:val="0"/>
                  <w:marRight w:val="0"/>
                  <w:marTop w:val="0"/>
                  <w:marBottom w:val="0"/>
                  <w:divBdr>
                    <w:top w:val="none" w:sz="0" w:space="0" w:color="auto"/>
                    <w:left w:val="none" w:sz="0" w:space="0" w:color="auto"/>
                    <w:bottom w:val="none" w:sz="0" w:space="0" w:color="auto"/>
                    <w:right w:val="none" w:sz="0" w:space="0" w:color="auto"/>
                  </w:divBdr>
                  <w:divsChild>
                    <w:div w:id="336805757">
                      <w:marLeft w:val="0"/>
                      <w:marRight w:val="0"/>
                      <w:marTop w:val="0"/>
                      <w:marBottom w:val="0"/>
                      <w:divBdr>
                        <w:top w:val="none" w:sz="0" w:space="0" w:color="auto"/>
                        <w:left w:val="none" w:sz="0" w:space="0" w:color="auto"/>
                        <w:bottom w:val="none" w:sz="0" w:space="0" w:color="auto"/>
                        <w:right w:val="none" w:sz="0" w:space="0" w:color="auto"/>
                      </w:divBdr>
                    </w:div>
                  </w:divsChild>
                </w:div>
                <w:div w:id="1189565392">
                  <w:marLeft w:val="0"/>
                  <w:marRight w:val="0"/>
                  <w:marTop w:val="0"/>
                  <w:marBottom w:val="0"/>
                  <w:divBdr>
                    <w:top w:val="none" w:sz="0" w:space="0" w:color="auto"/>
                    <w:left w:val="none" w:sz="0" w:space="0" w:color="auto"/>
                    <w:bottom w:val="none" w:sz="0" w:space="0" w:color="auto"/>
                    <w:right w:val="none" w:sz="0" w:space="0" w:color="auto"/>
                  </w:divBdr>
                  <w:divsChild>
                    <w:div w:id="97219217">
                      <w:marLeft w:val="0"/>
                      <w:marRight w:val="0"/>
                      <w:marTop w:val="0"/>
                      <w:marBottom w:val="0"/>
                      <w:divBdr>
                        <w:top w:val="none" w:sz="0" w:space="0" w:color="auto"/>
                        <w:left w:val="none" w:sz="0" w:space="0" w:color="auto"/>
                        <w:bottom w:val="none" w:sz="0" w:space="0" w:color="auto"/>
                        <w:right w:val="none" w:sz="0" w:space="0" w:color="auto"/>
                      </w:divBdr>
                    </w:div>
                  </w:divsChild>
                </w:div>
                <w:div w:id="1203514112">
                  <w:marLeft w:val="0"/>
                  <w:marRight w:val="0"/>
                  <w:marTop w:val="0"/>
                  <w:marBottom w:val="0"/>
                  <w:divBdr>
                    <w:top w:val="none" w:sz="0" w:space="0" w:color="auto"/>
                    <w:left w:val="none" w:sz="0" w:space="0" w:color="auto"/>
                    <w:bottom w:val="none" w:sz="0" w:space="0" w:color="auto"/>
                    <w:right w:val="none" w:sz="0" w:space="0" w:color="auto"/>
                  </w:divBdr>
                  <w:divsChild>
                    <w:div w:id="357194527">
                      <w:marLeft w:val="0"/>
                      <w:marRight w:val="0"/>
                      <w:marTop w:val="0"/>
                      <w:marBottom w:val="0"/>
                      <w:divBdr>
                        <w:top w:val="none" w:sz="0" w:space="0" w:color="auto"/>
                        <w:left w:val="none" w:sz="0" w:space="0" w:color="auto"/>
                        <w:bottom w:val="none" w:sz="0" w:space="0" w:color="auto"/>
                        <w:right w:val="none" w:sz="0" w:space="0" w:color="auto"/>
                      </w:divBdr>
                    </w:div>
                  </w:divsChild>
                </w:div>
                <w:div w:id="1227643275">
                  <w:marLeft w:val="0"/>
                  <w:marRight w:val="0"/>
                  <w:marTop w:val="0"/>
                  <w:marBottom w:val="0"/>
                  <w:divBdr>
                    <w:top w:val="none" w:sz="0" w:space="0" w:color="auto"/>
                    <w:left w:val="none" w:sz="0" w:space="0" w:color="auto"/>
                    <w:bottom w:val="none" w:sz="0" w:space="0" w:color="auto"/>
                    <w:right w:val="none" w:sz="0" w:space="0" w:color="auto"/>
                  </w:divBdr>
                  <w:divsChild>
                    <w:div w:id="1984044363">
                      <w:marLeft w:val="0"/>
                      <w:marRight w:val="0"/>
                      <w:marTop w:val="0"/>
                      <w:marBottom w:val="0"/>
                      <w:divBdr>
                        <w:top w:val="none" w:sz="0" w:space="0" w:color="auto"/>
                        <w:left w:val="none" w:sz="0" w:space="0" w:color="auto"/>
                        <w:bottom w:val="none" w:sz="0" w:space="0" w:color="auto"/>
                        <w:right w:val="none" w:sz="0" w:space="0" w:color="auto"/>
                      </w:divBdr>
                    </w:div>
                  </w:divsChild>
                </w:div>
                <w:div w:id="1241677072">
                  <w:marLeft w:val="0"/>
                  <w:marRight w:val="0"/>
                  <w:marTop w:val="0"/>
                  <w:marBottom w:val="0"/>
                  <w:divBdr>
                    <w:top w:val="none" w:sz="0" w:space="0" w:color="auto"/>
                    <w:left w:val="none" w:sz="0" w:space="0" w:color="auto"/>
                    <w:bottom w:val="none" w:sz="0" w:space="0" w:color="auto"/>
                    <w:right w:val="none" w:sz="0" w:space="0" w:color="auto"/>
                  </w:divBdr>
                  <w:divsChild>
                    <w:div w:id="1898928520">
                      <w:marLeft w:val="0"/>
                      <w:marRight w:val="0"/>
                      <w:marTop w:val="0"/>
                      <w:marBottom w:val="0"/>
                      <w:divBdr>
                        <w:top w:val="none" w:sz="0" w:space="0" w:color="auto"/>
                        <w:left w:val="none" w:sz="0" w:space="0" w:color="auto"/>
                        <w:bottom w:val="none" w:sz="0" w:space="0" w:color="auto"/>
                        <w:right w:val="none" w:sz="0" w:space="0" w:color="auto"/>
                      </w:divBdr>
                    </w:div>
                  </w:divsChild>
                </w:div>
                <w:div w:id="1394422996">
                  <w:marLeft w:val="0"/>
                  <w:marRight w:val="0"/>
                  <w:marTop w:val="0"/>
                  <w:marBottom w:val="0"/>
                  <w:divBdr>
                    <w:top w:val="none" w:sz="0" w:space="0" w:color="auto"/>
                    <w:left w:val="none" w:sz="0" w:space="0" w:color="auto"/>
                    <w:bottom w:val="none" w:sz="0" w:space="0" w:color="auto"/>
                    <w:right w:val="none" w:sz="0" w:space="0" w:color="auto"/>
                  </w:divBdr>
                  <w:divsChild>
                    <w:div w:id="1022825335">
                      <w:marLeft w:val="0"/>
                      <w:marRight w:val="0"/>
                      <w:marTop w:val="0"/>
                      <w:marBottom w:val="0"/>
                      <w:divBdr>
                        <w:top w:val="none" w:sz="0" w:space="0" w:color="auto"/>
                        <w:left w:val="none" w:sz="0" w:space="0" w:color="auto"/>
                        <w:bottom w:val="none" w:sz="0" w:space="0" w:color="auto"/>
                        <w:right w:val="none" w:sz="0" w:space="0" w:color="auto"/>
                      </w:divBdr>
                    </w:div>
                  </w:divsChild>
                </w:div>
                <w:div w:id="1427650034">
                  <w:marLeft w:val="0"/>
                  <w:marRight w:val="0"/>
                  <w:marTop w:val="0"/>
                  <w:marBottom w:val="0"/>
                  <w:divBdr>
                    <w:top w:val="none" w:sz="0" w:space="0" w:color="auto"/>
                    <w:left w:val="none" w:sz="0" w:space="0" w:color="auto"/>
                    <w:bottom w:val="none" w:sz="0" w:space="0" w:color="auto"/>
                    <w:right w:val="none" w:sz="0" w:space="0" w:color="auto"/>
                  </w:divBdr>
                  <w:divsChild>
                    <w:div w:id="1208225155">
                      <w:marLeft w:val="0"/>
                      <w:marRight w:val="0"/>
                      <w:marTop w:val="0"/>
                      <w:marBottom w:val="0"/>
                      <w:divBdr>
                        <w:top w:val="none" w:sz="0" w:space="0" w:color="auto"/>
                        <w:left w:val="none" w:sz="0" w:space="0" w:color="auto"/>
                        <w:bottom w:val="none" w:sz="0" w:space="0" w:color="auto"/>
                        <w:right w:val="none" w:sz="0" w:space="0" w:color="auto"/>
                      </w:divBdr>
                    </w:div>
                  </w:divsChild>
                </w:div>
                <w:div w:id="1549998562">
                  <w:marLeft w:val="0"/>
                  <w:marRight w:val="0"/>
                  <w:marTop w:val="0"/>
                  <w:marBottom w:val="0"/>
                  <w:divBdr>
                    <w:top w:val="none" w:sz="0" w:space="0" w:color="auto"/>
                    <w:left w:val="none" w:sz="0" w:space="0" w:color="auto"/>
                    <w:bottom w:val="none" w:sz="0" w:space="0" w:color="auto"/>
                    <w:right w:val="none" w:sz="0" w:space="0" w:color="auto"/>
                  </w:divBdr>
                  <w:divsChild>
                    <w:div w:id="1955287912">
                      <w:marLeft w:val="0"/>
                      <w:marRight w:val="0"/>
                      <w:marTop w:val="0"/>
                      <w:marBottom w:val="0"/>
                      <w:divBdr>
                        <w:top w:val="none" w:sz="0" w:space="0" w:color="auto"/>
                        <w:left w:val="none" w:sz="0" w:space="0" w:color="auto"/>
                        <w:bottom w:val="none" w:sz="0" w:space="0" w:color="auto"/>
                        <w:right w:val="none" w:sz="0" w:space="0" w:color="auto"/>
                      </w:divBdr>
                    </w:div>
                  </w:divsChild>
                </w:div>
                <w:div w:id="1569075464">
                  <w:marLeft w:val="0"/>
                  <w:marRight w:val="0"/>
                  <w:marTop w:val="0"/>
                  <w:marBottom w:val="0"/>
                  <w:divBdr>
                    <w:top w:val="none" w:sz="0" w:space="0" w:color="auto"/>
                    <w:left w:val="none" w:sz="0" w:space="0" w:color="auto"/>
                    <w:bottom w:val="none" w:sz="0" w:space="0" w:color="auto"/>
                    <w:right w:val="none" w:sz="0" w:space="0" w:color="auto"/>
                  </w:divBdr>
                  <w:divsChild>
                    <w:div w:id="739862694">
                      <w:marLeft w:val="0"/>
                      <w:marRight w:val="0"/>
                      <w:marTop w:val="0"/>
                      <w:marBottom w:val="0"/>
                      <w:divBdr>
                        <w:top w:val="none" w:sz="0" w:space="0" w:color="auto"/>
                        <w:left w:val="none" w:sz="0" w:space="0" w:color="auto"/>
                        <w:bottom w:val="none" w:sz="0" w:space="0" w:color="auto"/>
                        <w:right w:val="none" w:sz="0" w:space="0" w:color="auto"/>
                      </w:divBdr>
                    </w:div>
                  </w:divsChild>
                </w:div>
                <w:div w:id="1637905600">
                  <w:marLeft w:val="0"/>
                  <w:marRight w:val="0"/>
                  <w:marTop w:val="0"/>
                  <w:marBottom w:val="0"/>
                  <w:divBdr>
                    <w:top w:val="none" w:sz="0" w:space="0" w:color="auto"/>
                    <w:left w:val="none" w:sz="0" w:space="0" w:color="auto"/>
                    <w:bottom w:val="none" w:sz="0" w:space="0" w:color="auto"/>
                    <w:right w:val="none" w:sz="0" w:space="0" w:color="auto"/>
                  </w:divBdr>
                  <w:divsChild>
                    <w:div w:id="770009842">
                      <w:marLeft w:val="0"/>
                      <w:marRight w:val="0"/>
                      <w:marTop w:val="0"/>
                      <w:marBottom w:val="0"/>
                      <w:divBdr>
                        <w:top w:val="none" w:sz="0" w:space="0" w:color="auto"/>
                        <w:left w:val="none" w:sz="0" w:space="0" w:color="auto"/>
                        <w:bottom w:val="none" w:sz="0" w:space="0" w:color="auto"/>
                        <w:right w:val="none" w:sz="0" w:space="0" w:color="auto"/>
                      </w:divBdr>
                    </w:div>
                  </w:divsChild>
                </w:div>
                <w:div w:id="1670908162">
                  <w:marLeft w:val="0"/>
                  <w:marRight w:val="0"/>
                  <w:marTop w:val="0"/>
                  <w:marBottom w:val="0"/>
                  <w:divBdr>
                    <w:top w:val="none" w:sz="0" w:space="0" w:color="auto"/>
                    <w:left w:val="none" w:sz="0" w:space="0" w:color="auto"/>
                    <w:bottom w:val="none" w:sz="0" w:space="0" w:color="auto"/>
                    <w:right w:val="none" w:sz="0" w:space="0" w:color="auto"/>
                  </w:divBdr>
                  <w:divsChild>
                    <w:div w:id="131219393">
                      <w:marLeft w:val="0"/>
                      <w:marRight w:val="0"/>
                      <w:marTop w:val="0"/>
                      <w:marBottom w:val="0"/>
                      <w:divBdr>
                        <w:top w:val="none" w:sz="0" w:space="0" w:color="auto"/>
                        <w:left w:val="none" w:sz="0" w:space="0" w:color="auto"/>
                        <w:bottom w:val="none" w:sz="0" w:space="0" w:color="auto"/>
                        <w:right w:val="none" w:sz="0" w:space="0" w:color="auto"/>
                      </w:divBdr>
                    </w:div>
                  </w:divsChild>
                </w:div>
                <w:div w:id="1673679862">
                  <w:marLeft w:val="0"/>
                  <w:marRight w:val="0"/>
                  <w:marTop w:val="0"/>
                  <w:marBottom w:val="0"/>
                  <w:divBdr>
                    <w:top w:val="none" w:sz="0" w:space="0" w:color="auto"/>
                    <w:left w:val="none" w:sz="0" w:space="0" w:color="auto"/>
                    <w:bottom w:val="none" w:sz="0" w:space="0" w:color="auto"/>
                    <w:right w:val="none" w:sz="0" w:space="0" w:color="auto"/>
                  </w:divBdr>
                  <w:divsChild>
                    <w:div w:id="1923252039">
                      <w:marLeft w:val="0"/>
                      <w:marRight w:val="0"/>
                      <w:marTop w:val="0"/>
                      <w:marBottom w:val="0"/>
                      <w:divBdr>
                        <w:top w:val="none" w:sz="0" w:space="0" w:color="auto"/>
                        <w:left w:val="none" w:sz="0" w:space="0" w:color="auto"/>
                        <w:bottom w:val="none" w:sz="0" w:space="0" w:color="auto"/>
                        <w:right w:val="none" w:sz="0" w:space="0" w:color="auto"/>
                      </w:divBdr>
                    </w:div>
                  </w:divsChild>
                </w:div>
                <w:div w:id="1697269905">
                  <w:marLeft w:val="0"/>
                  <w:marRight w:val="0"/>
                  <w:marTop w:val="0"/>
                  <w:marBottom w:val="0"/>
                  <w:divBdr>
                    <w:top w:val="none" w:sz="0" w:space="0" w:color="auto"/>
                    <w:left w:val="none" w:sz="0" w:space="0" w:color="auto"/>
                    <w:bottom w:val="none" w:sz="0" w:space="0" w:color="auto"/>
                    <w:right w:val="none" w:sz="0" w:space="0" w:color="auto"/>
                  </w:divBdr>
                  <w:divsChild>
                    <w:div w:id="125247850">
                      <w:marLeft w:val="0"/>
                      <w:marRight w:val="0"/>
                      <w:marTop w:val="0"/>
                      <w:marBottom w:val="0"/>
                      <w:divBdr>
                        <w:top w:val="none" w:sz="0" w:space="0" w:color="auto"/>
                        <w:left w:val="none" w:sz="0" w:space="0" w:color="auto"/>
                        <w:bottom w:val="none" w:sz="0" w:space="0" w:color="auto"/>
                        <w:right w:val="none" w:sz="0" w:space="0" w:color="auto"/>
                      </w:divBdr>
                    </w:div>
                  </w:divsChild>
                </w:div>
                <w:div w:id="1843815262">
                  <w:marLeft w:val="0"/>
                  <w:marRight w:val="0"/>
                  <w:marTop w:val="0"/>
                  <w:marBottom w:val="0"/>
                  <w:divBdr>
                    <w:top w:val="none" w:sz="0" w:space="0" w:color="auto"/>
                    <w:left w:val="none" w:sz="0" w:space="0" w:color="auto"/>
                    <w:bottom w:val="none" w:sz="0" w:space="0" w:color="auto"/>
                    <w:right w:val="none" w:sz="0" w:space="0" w:color="auto"/>
                  </w:divBdr>
                  <w:divsChild>
                    <w:div w:id="1621033463">
                      <w:marLeft w:val="0"/>
                      <w:marRight w:val="0"/>
                      <w:marTop w:val="0"/>
                      <w:marBottom w:val="0"/>
                      <w:divBdr>
                        <w:top w:val="none" w:sz="0" w:space="0" w:color="auto"/>
                        <w:left w:val="none" w:sz="0" w:space="0" w:color="auto"/>
                        <w:bottom w:val="none" w:sz="0" w:space="0" w:color="auto"/>
                        <w:right w:val="none" w:sz="0" w:space="0" w:color="auto"/>
                      </w:divBdr>
                    </w:div>
                  </w:divsChild>
                </w:div>
                <w:div w:id="2106880479">
                  <w:marLeft w:val="0"/>
                  <w:marRight w:val="0"/>
                  <w:marTop w:val="0"/>
                  <w:marBottom w:val="0"/>
                  <w:divBdr>
                    <w:top w:val="none" w:sz="0" w:space="0" w:color="auto"/>
                    <w:left w:val="none" w:sz="0" w:space="0" w:color="auto"/>
                    <w:bottom w:val="none" w:sz="0" w:space="0" w:color="auto"/>
                    <w:right w:val="none" w:sz="0" w:space="0" w:color="auto"/>
                  </w:divBdr>
                  <w:divsChild>
                    <w:div w:id="6824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554599">
          <w:marLeft w:val="0"/>
          <w:marRight w:val="0"/>
          <w:marTop w:val="0"/>
          <w:marBottom w:val="0"/>
          <w:divBdr>
            <w:top w:val="none" w:sz="0" w:space="0" w:color="auto"/>
            <w:left w:val="none" w:sz="0" w:space="0" w:color="auto"/>
            <w:bottom w:val="none" w:sz="0" w:space="0" w:color="auto"/>
            <w:right w:val="none" w:sz="0" w:space="0" w:color="auto"/>
          </w:divBdr>
        </w:div>
        <w:div w:id="688608366">
          <w:marLeft w:val="0"/>
          <w:marRight w:val="0"/>
          <w:marTop w:val="0"/>
          <w:marBottom w:val="0"/>
          <w:divBdr>
            <w:top w:val="none" w:sz="0" w:space="0" w:color="auto"/>
            <w:left w:val="none" w:sz="0" w:space="0" w:color="auto"/>
            <w:bottom w:val="none" w:sz="0" w:space="0" w:color="auto"/>
            <w:right w:val="none" w:sz="0" w:space="0" w:color="auto"/>
          </w:divBdr>
        </w:div>
        <w:div w:id="703021166">
          <w:marLeft w:val="0"/>
          <w:marRight w:val="0"/>
          <w:marTop w:val="0"/>
          <w:marBottom w:val="0"/>
          <w:divBdr>
            <w:top w:val="none" w:sz="0" w:space="0" w:color="auto"/>
            <w:left w:val="none" w:sz="0" w:space="0" w:color="auto"/>
            <w:bottom w:val="none" w:sz="0" w:space="0" w:color="auto"/>
            <w:right w:val="none" w:sz="0" w:space="0" w:color="auto"/>
          </w:divBdr>
        </w:div>
        <w:div w:id="724134971">
          <w:marLeft w:val="0"/>
          <w:marRight w:val="0"/>
          <w:marTop w:val="0"/>
          <w:marBottom w:val="0"/>
          <w:divBdr>
            <w:top w:val="none" w:sz="0" w:space="0" w:color="auto"/>
            <w:left w:val="none" w:sz="0" w:space="0" w:color="auto"/>
            <w:bottom w:val="none" w:sz="0" w:space="0" w:color="auto"/>
            <w:right w:val="none" w:sz="0" w:space="0" w:color="auto"/>
          </w:divBdr>
        </w:div>
        <w:div w:id="930817940">
          <w:marLeft w:val="0"/>
          <w:marRight w:val="0"/>
          <w:marTop w:val="0"/>
          <w:marBottom w:val="0"/>
          <w:divBdr>
            <w:top w:val="none" w:sz="0" w:space="0" w:color="auto"/>
            <w:left w:val="none" w:sz="0" w:space="0" w:color="auto"/>
            <w:bottom w:val="none" w:sz="0" w:space="0" w:color="auto"/>
            <w:right w:val="none" w:sz="0" w:space="0" w:color="auto"/>
          </w:divBdr>
        </w:div>
        <w:div w:id="967660334">
          <w:marLeft w:val="0"/>
          <w:marRight w:val="0"/>
          <w:marTop w:val="0"/>
          <w:marBottom w:val="0"/>
          <w:divBdr>
            <w:top w:val="none" w:sz="0" w:space="0" w:color="auto"/>
            <w:left w:val="none" w:sz="0" w:space="0" w:color="auto"/>
            <w:bottom w:val="none" w:sz="0" w:space="0" w:color="auto"/>
            <w:right w:val="none" w:sz="0" w:space="0" w:color="auto"/>
          </w:divBdr>
        </w:div>
        <w:div w:id="973295939">
          <w:marLeft w:val="0"/>
          <w:marRight w:val="0"/>
          <w:marTop w:val="0"/>
          <w:marBottom w:val="0"/>
          <w:divBdr>
            <w:top w:val="none" w:sz="0" w:space="0" w:color="auto"/>
            <w:left w:val="none" w:sz="0" w:space="0" w:color="auto"/>
            <w:bottom w:val="none" w:sz="0" w:space="0" w:color="auto"/>
            <w:right w:val="none" w:sz="0" w:space="0" w:color="auto"/>
          </w:divBdr>
        </w:div>
        <w:div w:id="987972497">
          <w:marLeft w:val="0"/>
          <w:marRight w:val="0"/>
          <w:marTop w:val="0"/>
          <w:marBottom w:val="0"/>
          <w:divBdr>
            <w:top w:val="none" w:sz="0" w:space="0" w:color="auto"/>
            <w:left w:val="none" w:sz="0" w:space="0" w:color="auto"/>
            <w:bottom w:val="none" w:sz="0" w:space="0" w:color="auto"/>
            <w:right w:val="none" w:sz="0" w:space="0" w:color="auto"/>
          </w:divBdr>
        </w:div>
        <w:div w:id="1012220902">
          <w:marLeft w:val="0"/>
          <w:marRight w:val="0"/>
          <w:marTop w:val="0"/>
          <w:marBottom w:val="0"/>
          <w:divBdr>
            <w:top w:val="none" w:sz="0" w:space="0" w:color="auto"/>
            <w:left w:val="none" w:sz="0" w:space="0" w:color="auto"/>
            <w:bottom w:val="none" w:sz="0" w:space="0" w:color="auto"/>
            <w:right w:val="none" w:sz="0" w:space="0" w:color="auto"/>
          </w:divBdr>
        </w:div>
        <w:div w:id="1015572209">
          <w:marLeft w:val="0"/>
          <w:marRight w:val="0"/>
          <w:marTop w:val="0"/>
          <w:marBottom w:val="0"/>
          <w:divBdr>
            <w:top w:val="none" w:sz="0" w:space="0" w:color="auto"/>
            <w:left w:val="none" w:sz="0" w:space="0" w:color="auto"/>
            <w:bottom w:val="none" w:sz="0" w:space="0" w:color="auto"/>
            <w:right w:val="none" w:sz="0" w:space="0" w:color="auto"/>
          </w:divBdr>
        </w:div>
        <w:div w:id="1075249588">
          <w:marLeft w:val="0"/>
          <w:marRight w:val="0"/>
          <w:marTop w:val="0"/>
          <w:marBottom w:val="0"/>
          <w:divBdr>
            <w:top w:val="none" w:sz="0" w:space="0" w:color="auto"/>
            <w:left w:val="none" w:sz="0" w:space="0" w:color="auto"/>
            <w:bottom w:val="none" w:sz="0" w:space="0" w:color="auto"/>
            <w:right w:val="none" w:sz="0" w:space="0" w:color="auto"/>
          </w:divBdr>
        </w:div>
        <w:div w:id="1153792140">
          <w:marLeft w:val="0"/>
          <w:marRight w:val="0"/>
          <w:marTop w:val="0"/>
          <w:marBottom w:val="0"/>
          <w:divBdr>
            <w:top w:val="none" w:sz="0" w:space="0" w:color="auto"/>
            <w:left w:val="none" w:sz="0" w:space="0" w:color="auto"/>
            <w:bottom w:val="none" w:sz="0" w:space="0" w:color="auto"/>
            <w:right w:val="none" w:sz="0" w:space="0" w:color="auto"/>
          </w:divBdr>
          <w:divsChild>
            <w:div w:id="507981452">
              <w:marLeft w:val="-75"/>
              <w:marRight w:val="0"/>
              <w:marTop w:val="30"/>
              <w:marBottom w:val="30"/>
              <w:divBdr>
                <w:top w:val="none" w:sz="0" w:space="0" w:color="auto"/>
                <w:left w:val="none" w:sz="0" w:space="0" w:color="auto"/>
                <w:bottom w:val="none" w:sz="0" w:space="0" w:color="auto"/>
                <w:right w:val="none" w:sz="0" w:space="0" w:color="auto"/>
              </w:divBdr>
              <w:divsChild>
                <w:div w:id="18623123">
                  <w:marLeft w:val="0"/>
                  <w:marRight w:val="0"/>
                  <w:marTop w:val="0"/>
                  <w:marBottom w:val="0"/>
                  <w:divBdr>
                    <w:top w:val="none" w:sz="0" w:space="0" w:color="auto"/>
                    <w:left w:val="none" w:sz="0" w:space="0" w:color="auto"/>
                    <w:bottom w:val="none" w:sz="0" w:space="0" w:color="auto"/>
                    <w:right w:val="none" w:sz="0" w:space="0" w:color="auto"/>
                  </w:divBdr>
                  <w:divsChild>
                    <w:div w:id="1095399786">
                      <w:marLeft w:val="0"/>
                      <w:marRight w:val="0"/>
                      <w:marTop w:val="0"/>
                      <w:marBottom w:val="0"/>
                      <w:divBdr>
                        <w:top w:val="none" w:sz="0" w:space="0" w:color="auto"/>
                        <w:left w:val="none" w:sz="0" w:space="0" w:color="auto"/>
                        <w:bottom w:val="none" w:sz="0" w:space="0" w:color="auto"/>
                        <w:right w:val="none" w:sz="0" w:space="0" w:color="auto"/>
                      </w:divBdr>
                    </w:div>
                  </w:divsChild>
                </w:div>
                <w:div w:id="96677197">
                  <w:marLeft w:val="0"/>
                  <w:marRight w:val="0"/>
                  <w:marTop w:val="0"/>
                  <w:marBottom w:val="0"/>
                  <w:divBdr>
                    <w:top w:val="none" w:sz="0" w:space="0" w:color="auto"/>
                    <w:left w:val="none" w:sz="0" w:space="0" w:color="auto"/>
                    <w:bottom w:val="none" w:sz="0" w:space="0" w:color="auto"/>
                    <w:right w:val="none" w:sz="0" w:space="0" w:color="auto"/>
                  </w:divBdr>
                  <w:divsChild>
                    <w:div w:id="1363632902">
                      <w:marLeft w:val="0"/>
                      <w:marRight w:val="0"/>
                      <w:marTop w:val="0"/>
                      <w:marBottom w:val="0"/>
                      <w:divBdr>
                        <w:top w:val="none" w:sz="0" w:space="0" w:color="auto"/>
                        <w:left w:val="none" w:sz="0" w:space="0" w:color="auto"/>
                        <w:bottom w:val="none" w:sz="0" w:space="0" w:color="auto"/>
                        <w:right w:val="none" w:sz="0" w:space="0" w:color="auto"/>
                      </w:divBdr>
                    </w:div>
                  </w:divsChild>
                </w:div>
                <w:div w:id="133959079">
                  <w:marLeft w:val="0"/>
                  <w:marRight w:val="0"/>
                  <w:marTop w:val="0"/>
                  <w:marBottom w:val="0"/>
                  <w:divBdr>
                    <w:top w:val="none" w:sz="0" w:space="0" w:color="auto"/>
                    <w:left w:val="none" w:sz="0" w:space="0" w:color="auto"/>
                    <w:bottom w:val="none" w:sz="0" w:space="0" w:color="auto"/>
                    <w:right w:val="none" w:sz="0" w:space="0" w:color="auto"/>
                  </w:divBdr>
                  <w:divsChild>
                    <w:div w:id="1217812907">
                      <w:marLeft w:val="0"/>
                      <w:marRight w:val="0"/>
                      <w:marTop w:val="0"/>
                      <w:marBottom w:val="0"/>
                      <w:divBdr>
                        <w:top w:val="none" w:sz="0" w:space="0" w:color="auto"/>
                        <w:left w:val="none" w:sz="0" w:space="0" w:color="auto"/>
                        <w:bottom w:val="none" w:sz="0" w:space="0" w:color="auto"/>
                        <w:right w:val="none" w:sz="0" w:space="0" w:color="auto"/>
                      </w:divBdr>
                    </w:div>
                  </w:divsChild>
                </w:div>
                <w:div w:id="241331874">
                  <w:marLeft w:val="0"/>
                  <w:marRight w:val="0"/>
                  <w:marTop w:val="0"/>
                  <w:marBottom w:val="0"/>
                  <w:divBdr>
                    <w:top w:val="none" w:sz="0" w:space="0" w:color="auto"/>
                    <w:left w:val="none" w:sz="0" w:space="0" w:color="auto"/>
                    <w:bottom w:val="none" w:sz="0" w:space="0" w:color="auto"/>
                    <w:right w:val="none" w:sz="0" w:space="0" w:color="auto"/>
                  </w:divBdr>
                  <w:divsChild>
                    <w:div w:id="551772397">
                      <w:marLeft w:val="0"/>
                      <w:marRight w:val="0"/>
                      <w:marTop w:val="0"/>
                      <w:marBottom w:val="0"/>
                      <w:divBdr>
                        <w:top w:val="none" w:sz="0" w:space="0" w:color="auto"/>
                        <w:left w:val="none" w:sz="0" w:space="0" w:color="auto"/>
                        <w:bottom w:val="none" w:sz="0" w:space="0" w:color="auto"/>
                        <w:right w:val="none" w:sz="0" w:space="0" w:color="auto"/>
                      </w:divBdr>
                    </w:div>
                  </w:divsChild>
                </w:div>
                <w:div w:id="308167122">
                  <w:marLeft w:val="0"/>
                  <w:marRight w:val="0"/>
                  <w:marTop w:val="0"/>
                  <w:marBottom w:val="0"/>
                  <w:divBdr>
                    <w:top w:val="none" w:sz="0" w:space="0" w:color="auto"/>
                    <w:left w:val="none" w:sz="0" w:space="0" w:color="auto"/>
                    <w:bottom w:val="none" w:sz="0" w:space="0" w:color="auto"/>
                    <w:right w:val="none" w:sz="0" w:space="0" w:color="auto"/>
                  </w:divBdr>
                  <w:divsChild>
                    <w:div w:id="1233077420">
                      <w:marLeft w:val="0"/>
                      <w:marRight w:val="0"/>
                      <w:marTop w:val="0"/>
                      <w:marBottom w:val="0"/>
                      <w:divBdr>
                        <w:top w:val="none" w:sz="0" w:space="0" w:color="auto"/>
                        <w:left w:val="none" w:sz="0" w:space="0" w:color="auto"/>
                        <w:bottom w:val="none" w:sz="0" w:space="0" w:color="auto"/>
                        <w:right w:val="none" w:sz="0" w:space="0" w:color="auto"/>
                      </w:divBdr>
                    </w:div>
                  </w:divsChild>
                </w:div>
                <w:div w:id="568462639">
                  <w:marLeft w:val="0"/>
                  <w:marRight w:val="0"/>
                  <w:marTop w:val="0"/>
                  <w:marBottom w:val="0"/>
                  <w:divBdr>
                    <w:top w:val="none" w:sz="0" w:space="0" w:color="auto"/>
                    <w:left w:val="none" w:sz="0" w:space="0" w:color="auto"/>
                    <w:bottom w:val="none" w:sz="0" w:space="0" w:color="auto"/>
                    <w:right w:val="none" w:sz="0" w:space="0" w:color="auto"/>
                  </w:divBdr>
                  <w:divsChild>
                    <w:div w:id="2080977884">
                      <w:marLeft w:val="0"/>
                      <w:marRight w:val="0"/>
                      <w:marTop w:val="0"/>
                      <w:marBottom w:val="0"/>
                      <w:divBdr>
                        <w:top w:val="none" w:sz="0" w:space="0" w:color="auto"/>
                        <w:left w:val="none" w:sz="0" w:space="0" w:color="auto"/>
                        <w:bottom w:val="none" w:sz="0" w:space="0" w:color="auto"/>
                        <w:right w:val="none" w:sz="0" w:space="0" w:color="auto"/>
                      </w:divBdr>
                    </w:div>
                  </w:divsChild>
                </w:div>
                <w:div w:id="587428270">
                  <w:marLeft w:val="0"/>
                  <w:marRight w:val="0"/>
                  <w:marTop w:val="0"/>
                  <w:marBottom w:val="0"/>
                  <w:divBdr>
                    <w:top w:val="none" w:sz="0" w:space="0" w:color="auto"/>
                    <w:left w:val="none" w:sz="0" w:space="0" w:color="auto"/>
                    <w:bottom w:val="none" w:sz="0" w:space="0" w:color="auto"/>
                    <w:right w:val="none" w:sz="0" w:space="0" w:color="auto"/>
                  </w:divBdr>
                  <w:divsChild>
                    <w:div w:id="167715056">
                      <w:marLeft w:val="0"/>
                      <w:marRight w:val="0"/>
                      <w:marTop w:val="0"/>
                      <w:marBottom w:val="0"/>
                      <w:divBdr>
                        <w:top w:val="none" w:sz="0" w:space="0" w:color="auto"/>
                        <w:left w:val="none" w:sz="0" w:space="0" w:color="auto"/>
                        <w:bottom w:val="none" w:sz="0" w:space="0" w:color="auto"/>
                        <w:right w:val="none" w:sz="0" w:space="0" w:color="auto"/>
                      </w:divBdr>
                    </w:div>
                  </w:divsChild>
                </w:div>
                <w:div w:id="669799274">
                  <w:marLeft w:val="0"/>
                  <w:marRight w:val="0"/>
                  <w:marTop w:val="0"/>
                  <w:marBottom w:val="0"/>
                  <w:divBdr>
                    <w:top w:val="none" w:sz="0" w:space="0" w:color="auto"/>
                    <w:left w:val="none" w:sz="0" w:space="0" w:color="auto"/>
                    <w:bottom w:val="none" w:sz="0" w:space="0" w:color="auto"/>
                    <w:right w:val="none" w:sz="0" w:space="0" w:color="auto"/>
                  </w:divBdr>
                  <w:divsChild>
                    <w:div w:id="475269632">
                      <w:marLeft w:val="0"/>
                      <w:marRight w:val="0"/>
                      <w:marTop w:val="0"/>
                      <w:marBottom w:val="0"/>
                      <w:divBdr>
                        <w:top w:val="none" w:sz="0" w:space="0" w:color="auto"/>
                        <w:left w:val="none" w:sz="0" w:space="0" w:color="auto"/>
                        <w:bottom w:val="none" w:sz="0" w:space="0" w:color="auto"/>
                        <w:right w:val="none" w:sz="0" w:space="0" w:color="auto"/>
                      </w:divBdr>
                    </w:div>
                  </w:divsChild>
                </w:div>
                <w:div w:id="767191479">
                  <w:marLeft w:val="0"/>
                  <w:marRight w:val="0"/>
                  <w:marTop w:val="0"/>
                  <w:marBottom w:val="0"/>
                  <w:divBdr>
                    <w:top w:val="none" w:sz="0" w:space="0" w:color="auto"/>
                    <w:left w:val="none" w:sz="0" w:space="0" w:color="auto"/>
                    <w:bottom w:val="none" w:sz="0" w:space="0" w:color="auto"/>
                    <w:right w:val="none" w:sz="0" w:space="0" w:color="auto"/>
                  </w:divBdr>
                  <w:divsChild>
                    <w:div w:id="1862166716">
                      <w:marLeft w:val="0"/>
                      <w:marRight w:val="0"/>
                      <w:marTop w:val="0"/>
                      <w:marBottom w:val="0"/>
                      <w:divBdr>
                        <w:top w:val="none" w:sz="0" w:space="0" w:color="auto"/>
                        <w:left w:val="none" w:sz="0" w:space="0" w:color="auto"/>
                        <w:bottom w:val="none" w:sz="0" w:space="0" w:color="auto"/>
                        <w:right w:val="none" w:sz="0" w:space="0" w:color="auto"/>
                      </w:divBdr>
                    </w:div>
                  </w:divsChild>
                </w:div>
                <w:div w:id="769276702">
                  <w:marLeft w:val="0"/>
                  <w:marRight w:val="0"/>
                  <w:marTop w:val="0"/>
                  <w:marBottom w:val="0"/>
                  <w:divBdr>
                    <w:top w:val="none" w:sz="0" w:space="0" w:color="auto"/>
                    <w:left w:val="none" w:sz="0" w:space="0" w:color="auto"/>
                    <w:bottom w:val="none" w:sz="0" w:space="0" w:color="auto"/>
                    <w:right w:val="none" w:sz="0" w:space="0" w:color="auto"/>
                  </w:divBdr>
                  <w:divsChild>
                    <w:div w:id="1064260832">
                      <w:marLeft w:val="0"/>
                      <w:marRight w:val="0"/>
                      <w:marTop w:val="0"/>
                      <w:marBottom w:val="0"/>
                      <w:divBdr>
                        <w:top w:val="none" w:sz="0" w:space="0" w:color="auto"/>
                        <w:left w:val="none" w:sz="0" w:space="0" w:color="auto"/>
                        <w:bottom w:val="none" w:sz="0" w:space="0" w:color="auto"/>
                        <w:right w:val="none" w:sz="0" w:space="0" w:color="auto"/>
                      </w:divBdr>
                    </w:div>
                  </w:divsChild>
                </w:div>
                <w:div w:id="793449715">
                  <w:marLeft w:val="0"/>
                  <w:marRight w:val="0"/>
                  <w:marTop w:val="0"/>
                  <w:marBottom w:val="0"/>
                  <w:divBdr>
                    <w:top w:val="none" w:sz="0" w:space="0" w:color="auto"/>
                    <w:left w:val="none" w:sz="0" w:space="0" w:color="auto"/>
                    <w:bottom w:val="none" w:sz="0" w:space="0" w:color="auto"/>
                    <w:right w:val="none" w:sz="0" w:space="0" w:color="auto"/>
                  </w:divBdr>
                  <w:divsChild>
                    <w:div w:id="1526863841">
                      <w:marLeft w:val="0"/>
                      <w:marRight w:val="0"/>
                      <w:marTop w:val="0"/>
                      <w:marBottom w:val="0"/>
                      <w:divBdr>
                        <w:top w:val="none" w:sz="0" w:space="0" w:color="auto"/>
                        <w:left w:val="none" w:sz="0" w:space="0" w:color="auto"/>
                        <w:bottom w:val="none" w:sz="0" w:space="0" w:color="auto"/>
                        <w:right w:val="none" w:sz="0" w:space="0" w:color="auto"/>
                      </w:divBdr>
                    </w:div>
                  </w:divsChild>
                </w:div>
                <w:div w:id="963582034">
                  <w:marLeft w:val="0"/>
                  <w:marRight w:val="0"/>
                  <w:marTop w:val="0"/>
                  <w:marBottom w:val="0"/>
                  <w:divBdr>
                    <w:top w:val="none" w:sz="0" w:space="0" w:color="auto"/>
                    <w:left w:val="none" w:sz="0" w:space="0" w:color="auto"/>
                    <w:bottom w:val="none" w:sz="0" w:space="0" w:color="auto"/>
                    <w:right w:val="none" w:sz="0" w:space="0" w:color="auto"/>
                  </w:divBdr>
                  <w:divsChild>
                    <w:div w:id="2130664176">
                      <w:marLeft w:val="0"/>
                      <w:marRight w:val="0"/>
                      <w:marTop w:val="0"/>
                      <w:marBottom w:val="0"/>
                      <w:divBdr>
                        <w:top w:val="none" w:sz="0" w:space="0" w:color="auto"/>
                        <w:left w:val="none" w:sz="0" w:space="0" w:color="auto"/>
                        <w:bottom w:val="none" w:sz="0" w:space="0" w:color="auto"/>
                        <w:right w:val="none" w:sz="0" w:space="0" w:color="auto"/>
                      </w:divBdr>
                    </w:div>
                  </w:divsChild>
                </w:div>
                <w:div w:id="1011490023">
                  <w:marLeft w:val="0"/>
                  <w:marRight w:val="0"/>
                  <w:marTop w:val="0"/>
                  <w:marBottom w:val="0"/>
                  <w:divBdr>
                    <w:top w:val="none" w:sz="0" w:space="0" w:color="auto"/>
                    <w:left w:val="none" w:sz="0" w:space="0" w:color="auto"/>
                    <w:bottom w:val="none" w:sz="0" w:space="0" w:color="auto"/>
                    <w:right w:val="none" w:sz="0" w:space="0" w:color="auto"/>
                  </w:divBdr>
                  <w:divsChild>
                    <w:div w:id="1468011266">
                      <w:marLeft w:val="0"/>
                      <w:marRight w:val="0"/>
                      <w:marTop w:val="0"/>
                      <w:marBottom w:val="0"/>
                      <w:divBdr>
                        <w:top w:val="none" w:sz="0" w:space="0" w:color="auto"/>
                        <w:left w:val="none" w:sz="0" w:space="0" w:color="auto"/>
                        <w:bottom w:val="none" w:sz="0" w:space="0" w:color="auto"/>
                        <w:right w:val="none" w:sz="0" w:space="0" w:color="auto"/>
                      </w:divBdr>
                    </w:div>
                  </w:divsChild>
                </w:div>
                <w:div w:id="1139496075">
                  <w:marLeft w:val="0"/>
                  <w:marRight w:val="0"/>
                  <w:marTop w:val="0"/>
                  <w:marBottom w:val="0"/>
                  <w:divBdr>
                    <w:top w:val="none" w:sz="0" w:space="0" w:color="auto"/>
                    <w:left w:val="none" w:sz="0" w:space="0" w:color="auto"/>
                    <w:bottom w:val="none" w:sz="0" w:space="0" w:color="auto"/>
                    <w:right w:val="none" w:sz="0" w:space="0" w:color="auto"/>
                  </w:divBdr>
                  <w:divsChild>
                    <w:div w:id="174269931">
                      <w:marLeft w:val="0"/>
                      <w:marRight w:val="0"/>
                      <w:marTop w:val="0"/>
                      <w:marBottom w:val="0"/>
                      <w:divBdr>
                        <w:top w:val="none" w:sz="0" w:space="0" w:color="auto"/>
                        <w:left w:val="none" w:sz="0" w:space="0" w:color="auto"/>
                        <w:bottom w:val="none" w:sz="0" w:space="0" w:color="auto"/>
                        <w:right w:val="none" w:sz="0" w:space="0" w:color="auto"/>
                      </w:divBdr>
                    </w:div>
                  </w:divsChild>
                </w:div>
                <w:div w:id="1224830455">
                  <w:marLeft w:val="0"/>
                  <w:marRight w:val="0"/>
                  <w:marTop w:val="0"/>
                  <w:marBottom w:val="0"/>
                  <w:divBdr>
                    <w:top w:val="none" w:sz="0" w:space="0" w:color="auto"/>
                    <w:left w:val="none" w:sz="0" w:space="0" w:color="auto"/>
                    <w:bottom w:val="none" w:sz="0" w:space="0" w:color="auto"/>
                    <w:right w:val="none" w:sz="0" w:space="0" w:color="auto"/>
                  </w:divBdr>
                  <w:divsChild>
                    <w:div w:id="2136631001">
                      <w:marLeft w:val="0"/>
                      <w:marRight w:val="0"/>
                      <w:marTop w:val="0"/>
                      <w:marBottom w:val="0"/>
                      <w:divBdr>
                        <w:top w:val="none" w:sz="0" w:space="0" w:color="auto"/>
                        <w:left w:val="none" w:sz="0" w:space="0" w:color="auto"/>
                        <w:bottom w:val="none" w:sz="0" w:space="0" w:color="auto"/>
                        <w:right w:val="none" w:sz="0" w:space="0" w:color="auto"/>
                      </w:divBdr>
                    </w:div>
                  </w:divsChild>
                </w:div>
                <w:div w:id="1225680594">
                  <w:marLeft w:val="0"/>
                  <w:marRight w:val="0"/>
                  <w:marTop w:val="0"/>
                  <w:marBottom w:val="0"/>
                  <w:divBdr>
                    <w:top w:val="none" w:sz="0" w:space="0" w:color="auto"/>
                    <w:left w:val="none" w:sz="0" w:space="0" w:color="auto"/>
                    <w:bottom w:val="none" w:sz="0" w:space="0" w:color="auto"/>
                    <w:right w:val="none" w:sz="0" w:space="0" w:color="auto"/>
                  </w:divBdr>
                  <w:divsChild>
                    <w:div w:id="2008828161">
                      <w:marLeft w:val="0"/>
                      <w:marRight w:val="0"/>
                      <w:marTop w:val="0"/>
                      <w:marBottom w:val="0"/>
                      <w:divBdr>
                        <w:top w:val="none" w:sz="0" w:space="0" w:color="auto"/>
                        <w:left w:val="none" w:sz="0" w:space="0" w:color="auto"/>
                        <w:bottom w:val="none" w:sz="0" w:space="0" w:color="auto"/>
                        <w:right w:val="none" w:sz="0" w:space="0" w:color="auto"/>
                      </w:divBdr>
                    </w:div>
                  </w:divsChild>
                </w:div>
                <w:div w:id="1247038414">
                  <w:marLeft w:val="0"/>
                  <w:marRight w:val="0"/>
                  <w:marTop w:val="0"/>
                  <w:marBottom w:val="0"/>
                  <w:divBdr>
                    <w:top w:val="none" w:sz="0" w:space="0" w:color="auto"/>
                    <w:left w:val="none" w:sz="0" w:space="0" w:color="auto"/>
                    <w:bottom w:val="none" w:sz="0" w:space="0" w:color="auto"/>
                    <w:right w:val="none" w:sz="0" w:space="0" w:color="auto"/>
                  </w:divBdr>
                  <w:divsChild>
                    <w:div w:id="2021735430">
                      <w:marLeft w:val="0"/>
                      <w:marRight w:val="0"/>
                      <w:marTop w:val="0"/>
                      <w:marBottom w:val="0"/>
                      <w:divBdr>
                        <w:top w:val="none" w:sz="0" w:space="0" w:color="auto"/>
                        <w:left w:val="none" w:sz="0" w:space="0" w:color="auto"/>
                        <w:bottom w:val="none" w:sz="0" w:space="0" w:color="auto"/>
                        <w:right w:val="none" w:sz="0" w:space="0" w:color="auto"/>
                      </w:divBdr>
                    </w:div>
                  </w:divsChild>
                </w:div>
                <w:div w:id="1248803093">
                  <w:marLeft w:val="0"/>
                  <w:marRight w:val="0"/>
                  <w:marTop w:val="0"/>
                  <w:marBottom w:val="0"/>
                  <w:divBdr>
                    <w:top w:val="none" w:sz="0" w:space="0" w:color="auto"/>
                    <w:left w:val="none" w:sz="0" w:space="0" w:color="auto"/>
                    <w:bottom w:val="none" w:sz="0" w:space="0" w:color="auto"/>
                    <w:right w:val="none" w:sz="0" w:space="0" w:color="auto"/>
                  </w:divBdr>
                  <w:divsChild>
                    <w:div w:id="942229331">
                      <w:marLeft w:val="0"/>
                      <w:marRight w:val="0"/>
                      <w:marTop w:val="0"/>
                      <w:marBottom w:val="0"/>
                      <w:divBdr>
                        <w:top w:val="none" w:sz="0" w:space="0" w:color="auto"/>
                        <w:left w:val="none" w:sz="0" w:space="0" w:color="auto"/>
                        <w:bottom w:val="none" w:sz="0" w:space="0" w:color="auto"/>
                        <w:right w:val="none" w:sz="0" w:space="0" w:color="auto"/>
                      </w:divBdr>
                    </w:div>
                  </w:divsChild>
                </w:div>
                <w:div w:id="1283536863">
                  <w:marLeft w:val="0"/>
                  <w:marRight w:val="0"/>
                  <w:marTop w:val="0"/>
                  <w:marBottom w:val="0"/>
                  <w:divBdr>
                    <w:top w:val="none" w:sz="0" w:space="0" w:color="auto"/>
                    <w:left w:val="none" w:sz="0" w:space="0" w:color="auto"/>
                    <w:bottom w:val="none" w:sz="0" w:space="0" w:color="auto"/>
                    <w:right w:val="none" w:sz="0" w:space="0" w:color="auto"/>
                  </w:divBdr>
                  <w:divsChild>
                    <w:div w:id="1474912521">
                      <w:marLeft w:val="0"/>
                      <w:marRight w:val="0"/>
                      <w:marTop w:val="0"/>
                      <w:marBottom w:val="0"/>
                      <w:divBdr>
                        <w:top w:val="none" w:sz="0" w:space="0" w:color="auto"/>
                        <w:left w:val="none" w:sz="0" w:space="0" w:color="auto"/>
                        <w:bottom w:val="none" w:sz="0" w:space="0" w:color="auto"/>
                        <w:right w:val="none" w:sz="0" w:space="0" w:color="auto"/>
                      </w:divBdr>
                    </w:div>
                  </w:divsChild>
                </w:div>
                <w:div w:id="1344282960">
                  <w:marLeft w:val="0"/>
                  <w:marRight w:val="0"/>
                  <w:marTop w:val="0"/>
                  <w:marBottom w:val="0"/>
                  <w:divBdr>
                    <w:top w:val="none" w:sz="0" w:space="0" w:color="auto"/>
                    <w:left w:val="none" w:sz="0" w:space="0" w:color="auto"/>
                    <w:bottom w:val="none" w:sz="0" w:space="0" w:color="auto"/>
                    <w:right w:val="none" w:sz="0" w:space="0" w:color="auto"/>
                  </w:divBdr>
                  <w:divsChild>
                    <w:div w:id="54820094">
                      <w:marLeft w:val="0"/>
                      <w:marRight w:val="0"/>
                      <w:marTop w:val="0"/>
                      <w:marBottom w:val="0"/>
                      <w:divBdr>
                        <w:top w:val="none" w:sz="0" w:space="0" w:color="auto"/>
                        <w:left w:val="none" w:sz="0" w:space="0" w:color="auto"/>
                        <w:bottom w:val="none" w:sz="0" w:space="0" w:color="auto"/>
                        <w:right w:val="none" w:sz="0" w:space="0" w:color="auto"/>
                      </w:divBdr>
                    </w:div>
                  </w:divsChild>
                </w:div>
                <w:div w:id="1422871320">
                  <w:marLeft w:val="0"/>
                  <w:marRight w:val="0"/>
                  <w:marTop w:val="0"/>
                  <w:marBottom w:val="0"/>
                  <w:divBdr>
                    <w:top w:val="none" w:sz="0" w:space="0" w:color="auto"/>
                    <w:left w:val="none" w:sz="0" w:space="0" w:color="auto"/>
                    <w:bottom w:val="none" w:sz="0" w:space="0" w:color="auto"/>
                    <w:right w:val="none" w:sz="0" w:space="0" w:color="auto"/>
                  </w:divBdr>
                  <w:divsChild>
                    <w:div w:id="1766340841">
                      <w:marLeft w:val="0"/>
                      <w:marRight w:val="0"/>
                      <w:marTop w:val="0"/>
                      <w:marBottom w:val="0"/>
                      <w:divBdr>
                        <w:top w:val="none" w:sz="0" w:space="0" w:color="auto"/>
                        <w:left w:val="none" w:sz="0" w:space="0" w:color="auto"/>
                        <w:bottom w:val="none" w:sz="0" w:space="0" w:color="auto"/>
                        <w:right w:val="none" w:sz="0" w:space="0" w:color="auto"/>
                      </w:divBdr>
                    </w:div>
                  </w:divsChild>
                </w:div>
                <w:div w:id="1513185465">
                  <w:marLeft w:val="0"/>
                  <w:marRight w:val="0"/>
                  <w:marTop w:val="0"/>
                  <w:marBottom w:val="0"/>
                  <w:divBdr>
                    <w:top w:val="none" w:sz="0" w:space="0" w:color="auto"/>
                    <w:left w:val="none" w:sz="0" w:space="0" w:color="auto"/>
                    <w:bottom w:val="none" w:sz="0" w:space="0" w:color="auto"/>
                    <w:right w:val="none" w:sz="0" w:space="0" w:color="auto"/>
                  </w:divBdr>
                  <w:divsChild>
                    <w:div w:id="627860646">
                      <w:marLeft w:val="0"/>
                      <w:marRight w:val="0"/>
                      <w:marTop w:val="0"/>
                      <w:marBottom w:val="0"/>
                      <w:divBdr>
                        <w:top w:val="none" w:sz="0" w:space="0" w:color="auto"/>
                        <w:left w:val="none" w:sz="0" w:space="0" w:color="auto"/>
                        <w:bottom w:val="none" w:sz="0" w:space="0" w:color="auto"/>
                        <w:right w:val="none" w:sz="0" w:space="0" w:color="auto"/>
                      </w:divBdr>
                    </w:div>
                  </w:divsChild>
                </w:div>
                <w:div w:id="1595241750">
                  <w:marLeft w:val="0"/>
                  <w:marRight w:val="0"/>
                  <w:marTop w:val="0"/>
                  <w:marBottom w:val="0"/>
                  <w:divBdr>
                    <w:top w:val="none" w:sz="0" w:space="0" w:color="auto"/>
                    <w:left w:val="none" w:sz="0" w:space="0" w:color="auto"/>
                    <w:bottom w:val="none" w:sz="0" w:space="0" w:color="auto"/>
                    <w:right w:val="none" w:sz="0" w:space="0" w:color="auto"/>
                  </w:divBdr>
                  <w:divsChild>
                    <w:div w:id="1079404043">
                      <w:marLeft w:val="0"/>
                      <w:marRight w:val="0"/>
                      <w:marTop w:val="0"/>
                      <w:marBottom w:val="0"/>
                      <w:divBdr>
                        <w:top w:val="none" w:sz="0" w:space="0" w:color="auto"/>
                        <w:left w:val="none" w:sz="0" w:space="0" w:color="auto"/>
                        <w:bottom w:val="none" w:sz="0" w:space="0" w:color="auto"/>
                        <w:right w:val="none" w:sz="0" w:space="0" w:color="auto"/>
                      </w:divBdr>
                    </w:div>
                  </w:divsChild>
                </w:div>
                <w:div w:id="1655992275">
                  <w:marLeft w:val="0"/>
                  <w:marRight w:val="0"/>
                  <w:marTop w:val="0"/>
                  <w:marBottom w:val="0"/>
                  <w:divBdr>
                    <w:top w:val="none" w:sz="0" w:space="0" w:color="auto"/>
                    <w:left w:val="none" w:sz="0" w:space="0" w:color="auto"/>
                    <w:bottom w:val="none" w:sz="0" w:space="0" w:color="auto"/>
                    <w:right w:val="none" w:sz="0" w:space="0" w:color="auto"/>
                  </w:divBdr>
                  <w:divsChild>
                    <w:div w:id="1284190107">
                      <w:marLeft w:val="0"/>
                      <w:marRight w:val="0"/>
                      <w:marTop w:val="0"/>
                      <w:marBottom w:val="0"/>
                      <w:divBdr>
                        <w:top w:val="none" w:sz="0" w:space="0" w:color="auto"/>
                        <w:left w:val="none" w:sz="0" w:space="0" w:color="auto"/>
                        <w:bottom w:val="none" w:sz="0" w:space="0" w:color="auto"/>
                        <w:right w:val="none" w:sz="0" w:space="0" w:color="auto"/>
                      </w:divBdr>
                    </w:div>
                  </w:divsChild>
                </w:div>
                <w:div w:id="1793400721">
                  <w:marLeft w:val="0"/>
                  <w:marRight w:val="0"/>
                  <w:marTop w:val="0"/>
                  <w:marBottom w:val="0"/>
                  <w:divBdr>
                    <w:top w:val="none" w:sz="0" w:space="0" w:color="auto"/>
                    <w:left w:val="none" w:sz="0" w:space="0" w:color="auto"/>
                    <w:bottom w:val="none" w:sz="0" w:space="0" w:color="auto"/>
                    <w:right w:val="none" w:sz="0" w:space="0" w:color="auto"/>
                  </w:divBdr>
                  <w:divsChild>
                    <w:div w:id="857037763">
                      <w:marLeft w:val="0"/>
                      <w:marRight w:val="0"/>
                      <w:marTop w:val="0"/>
                      <w:marBottom w:val="0"/>
                      <w:divBdr>
                        <w:top w:val="none" w:sz="0" w:space="0" w:color="auto"/>
                        <w:left w:val="none" w:sz="0" w:space="0" w:color="auto"/>
                        <w:bottom w:val="none" w:sz="0" w:space="0" w:color="auto"/>
                        <w:right w:val="none" w:sz="0" w:space="0" w:color="auto"/>
                      </w:divBdr>
                    </w:div>
                  </w:divsChild>
                </w:div>
                <w:div w:id="1793817533">
                  <w:marLeft w:val="0"/>
                  <w:marRight w:val="0"/>
                  <w:marTop w:val="0"/>
                  <w:marBottom w:val="0"/>
                  <w:divBdr>
                    <w:top w:val="none" w:sz="0" w:space="0" w:color="auto"/>
                    <w:left w:val="none" w:sz="0" w:space="0" w:color="auto"/>
                    <w:bottom w:val="none" w:sz="0" w:space="0" w:color="auto"/>
                    <w:right w:val="none" w:sz="0" w:space="0" w:color="auto"/>
                  </w:divBdr>
                  <w:divsChild>
                    <w:div w:id="1775050787">
                      <w:marLeft w:val="0"/>
                      <w:marRight w:val="0"/>
                      <w:marTop w:val="0"/>
                      <w:marBottom w:val="0"/>
                      <w:divBdr>
                        <w:top w:val="none" w:sz="0" w:space="0" w:color="auto"/>
                        <w:left w:val="none" w:sz="0" w:space="0" w:color="auto"/>
                        <w:bottom w:val="none" w:sz="0" w:space="0" w:color="auto"/>
                        <w:right w:val="none" w:sz="0" w:space="0" w:color="auto"/>
                      </w:divBdr>
                    </w:div>
                  </w:divsChild>
                </w:div>
                <w:div w:id="1795949827">
                  <w:marLeft w:val="0"/>
                  <w:marRight w:val="0"/>
                  <w:marTop w:val="0"/>
                  <w:marBottom w:val="0"/>
                  <w:divBdr>
                    <w:top w:val="none" w:sz="0" w:space="0" w:color="auto"/>
                    <w:left w:val="none" w:sz="0" w:space="0" w:color="auto"/>
                    <w:bottom w:val="none" w:sz="0" w:space="0" w:color="auto"/>
                    <w:right w:val="none" w:sz="0" w:space="0" w:color="auto"/>
                  </w:divBdr>
                  <w:divsChild>
                    <w:div w:id="2058044994">
                      <w:marLeft w:val="0"/>
                      <w:marRight w:val="0"/>
                      <w:marTop w:val="0"/>
                      <w:marBottom w:val="0"/>
                      <w:divBdr>
                        <w:top w:val="none" w:sz="0" w:space="0" w:color="auto"/>
                        <w:left w:val="none" w:sz="0" w:space="0" w:color="auto"/>
                        <w:bottom w:val="none" w:sz="0" w:space="0" w:color="auto"/>
                        <w:right w:val="none" w:sz="0" w:space="0" w:color="auto"/>
                      </w:divBdr>
                    </w:div>
                  </w:divsChild>
                </w:div>
                <w:div w:id="1807164511">
                  <w:marLeft w:val="0"/>
                  <w:marRight w:val="0"/>
                  <w:marTop w:val="0"/>
                  <w:marBottom w:val="0"/>
                  <w:divBdr>
                    <w:top w:val="none" w:sz="0" w:space="0" w:color="auto"/>
                    <w:left w:val="none" w:sz="0" w:space="0" w:color="auto"/>
                    <w:bottom w:val="none" w:sz="0" w:space="0" w:color="auto"/>
                    <w:right w:val="none" w:sz="0" w:space="0" w:color="auto"/>
                  </w:divBdr>
                  <w:divsChild>
                    <w:div w:id="136076627">
                      <w:marLeft w:val="0"/>
                      <w:marRight w:val="0"/>
                      <w:marTop w:val="0"/>
                      <w:marBottom w:val="0"/>
                      <w:divBdr>
                        <w:top w:val="none" w:sz="0" w:space="0" w:color="auto"/>
                        <w:left w:val="none" w:sz="0" w:space="0" w:color="auto"/>
                        <w:bottom w:val="none" w:sz="0" w:space="0" w:color="auto"/>
                        <w:right w:val="none" w:sz="0" w:space="0" w:color="auto"/>
                      </w:divBdr>
                    </w:div>
                  </w:divsChild>
                </w:div>
                <w:div w:id="1868566484">
                  <w:marLeft w:val="0"/>
                  <w:marRight w:val="0"/>
                  <w:marTop w:val="0"/>
                  <w:marBottom w:val="0"/>
                  <w:divBdr>
                    <w:top w:val="none" w:sz="0" w:space="0" w:color="auto"/>
                    <w:left w:val="none" w:sz="0" w:space="0" w:color="auto"/>
                    <w:bottom w:val="none" w:sz="0" w:space="0" w:color="auto"/>
                    <w:right w:val="none" w:sz="0" w:space="0" w:color="auto"/>
                  </w:divBdr>
                  <w:divsChild>
                    <w:div w:id="336688446">
                      <w:marLeft w:val="0"/>
                      <w:marRight w:val="0"/>
                      <w:marTop w:val="0"/>
                      <w:marBottom w:val="0"/>
                      <w:divBdr>
                        <w:top w:val="none" w:sz="0" w:space="0" w:color="auto"/>
                        <w:left w:val="none" w:sz="0" w:space="0" w:color="auto"/>
                        <w:bottom w:val="none" w:sz="0" w:space="0" w:color="auto"/>
                        <w:right w:val="none" w:sz="0" w:space="0" w:color="auto"/>
                      </w:divBdr>
                    </w:div>
                  </w:divsChild>
                </w:div>
                <w:div w:id="1898513894">
                  <w:marLeft w:val="0"/>
                  <w:marRight w:val="0"/>
                  <w:marTop w:val="0"/>
                  <w:marBottom w:val="0"/>
                  <w:divBdr>
                    <w:top w:val="none" w:sz="0" w:space="0" w:color="auto"/>
                    <w:left w:val="none" w:sz="0" w:space="0" w:color="auto"/>
                    <w:bottom w:val="none" w:sz="0" w:space="0" w:color="auto"/>
                    <w:right w:val="none" w:sz="0" w:space="0" w:color="auto"/>
                  </w:divBdr>
                  <w:divsChild>
                    <w:div w:id="1761752975">
                      <w:marLeft w:val="0"/>
                      <w:marRight w:val="0"/>
                      <w:marTop w:val="0"/>
                      <w:marBottom w:val="0"/>
                      <w:divBdr>
                        <w:top w:val="none" w:sz="0" w:space="0" w:color="auto"/>
                        <w:left w:val="none" w:sz="0" w:space="0" w:color="auto"/>
                        <w:bottom w:val="none" w:sz="0" w:space="0" w:color="auto"/>
                        <w:right w:val="none" w:sz="0" w:space="0" w:color="auto"/>
                      </w:divBdr>
                    </w:div>
                  </w:divsChild>
                </w:div>
                <w:div w:id="1905219441">
                  <w:marLeft w:val="0"/>
                  <w:marRight w:val="0"/>
                  <w:marTop w:val="0"/>
                  <w:marBottom w:val="0"/>
                  <w:divBdr>
                    <w:top w:val="none" w:sz="0" w:space="0" w:color="auto"/>
                    <w:left w:val="none" w:sz="0" w:space="0" w:color="auto"/>
                    <w:bottom w:val="none" w:sz="0" w:space="0" w:color="auto"/>
                    <w:right w:val="none" w:sz="0" w:space="0" w:color="auto"/>
                  </w:divBdr>
                  <w:divsChild>
                    <w:div w:id="237181319">
                      <w:marLeft w:val="0"/>
                      <w:marRight w:val="0"/>
                      <w:marTop w:val="0"/>
                      <w:marBottom w:val="0"/>
                      <w:divBdr>
                        <w:top w:val="none" w:sz="0" w:space="0" w:color="auto"/>
                        <w:left w:val="none" w:sz="0" w:space="0" w:color="auto"/>
                        <w:bottom w:val="none" w:sz="0" w:space="0" w:color="auto"/>
                        <w:right w:val="none" w:sz="0" w:space="0" w:color="auto"/>
                      </w:divBdr>
                    </w:div>
                  </w:divsChild>
                </w:div>
                <w:div w:id="1983381864">
                  <w:marLeft w:val="0"/>
                  <w:marRight w:val="0"/>
                  <w:marTop w:val="0"/>
                  <w:marBottom w:val="0"/>
                  <w:divBdr>
                    <w:top w:val="none" w:sz="0" w:space="0" w:color="auto"/>
                    <w:left w:val="none" w:sz="0" w:space="0" w:color="auto"/>
                    <w:bottom w:val="none" w:sz="0" w:space="0" w:color="auto"/>
                    <w:right w:val="none" w:sz="0" w:space="0" w:color="auto"/>
                  </w:divBdr>
                  <w:divsChild>
                    <w:div w:id="1274288563">
                      <w:marLeft w:val="0"/>
                      <w:marRight w:val="0"/>
                      <w:marTop w:val="0"/>
                      <w:marBottom w:val="0"/>
                      <w:divBdr>
                        <w:top w:val="none" w:sz="0" w:space="0" w:color="auto"/>
                        <w:left w:val="none" w:sz="0" w:space="0" w:color="auto"/>
                        <w:bottom w:val="none" w:sz="0" w:space="0" w:color="auto"/>
                        <w:right w:val="none" w:sz="0" w:space="0" w:color="auto"/>
                      </w:divBdr>
                    </w:div>
                  </w:divsChild>
                </w:div>
                <w:div w:id="2004964015">
                  <w:marLeft w:val="0"/>
                  <w:marRight w:val="0"/>
                  <w:marTop w:val="0"/>
                  <w:marBottom w:val="0"/>
                  <w:divBdr>
                    <w:top w:val="none" w:sz="0" w:space="0" w:color="auto"/>
                    <w:left w:val="none" w:sz="0" w:space="0" w:color="auto"/>
                    <w:bottom w:val="none" w:sz="0" w:space="0" w:color="auto"/>
                    <w:right w:val="none" w:sz="0" w:space="0" w:color="auto"/>
                  </w:divBdr>
                  <w:divsChild>
                    <w:div w:id="1340892594">
                      <w:marLeft w:val="0"/>
                      <w:marRight w:val="0"/>
                      <w:marTop w:val="0"/>
                      <w:marBottom w:val="0"/>
                      <w:divBdr>
                        <w:top w:val="none" w:sz="0" w:space="0" w:color="auto"/>
                        <w:left w:val="none" w:sz="0" w:space="0" w:color="auto"/>
                        <w:bottom w:val="none" w:sz="0" w:space="0" w:color="auto"/>
                        <w:right w:val="none" w:sz="0" w:space="0" w:color="auto"/>
                      </w:divBdr>
                    </w:div>
                  </w:divsChild>
                </w:div>
                <w:div w:id="2015955298">
                  <w:marLeft w:val="0"/>
                  <w:marRight w:val="0"/>
                  <w:marTop w:val="0"/>
                  <w:marBottom w:val="0"/>
                  <w:divBdr>
                    <w:top w:val="none" w:sz="0" w:space="0" w:color="auto"/>
                    <w:left w:val="none" w:sz="0" w:space="0" w:color="auto"/>
                    <w:bottom w:val="none" w:sz="0" w:space="0" w:color="auto"/>
                    <w:right w:val="none" w:sz="0" w:space="0" w:color="auto"/>
                  </w:divBdr>
                  <w:divsChild>
                    <w:div w:id="154879784">
                      <w:marLeft w:val="0"/>
                      <w:marRight w:val="0"/>
                      <w:marTop w:val="0"/>
                      <w:marBottom w:val="0"/>
                      <w:divBdr>
                        <w:top w:val="none" w:sz="0" w:space="0" w:color="auto"/>
                        <w:left w:val="none" w:sz="0" w:space="0" w:color="auto"/>
                        <w:bottom w:val="none" w:sz="0" w:space="0" w:color="auto"/>
                        <w:right w:val="none" w:sz="0" w:space="0" w:color="auto"/>
                      </w:divBdr>
                    </w:div>
                  </w:divsChild>
                </w:div>
                <w:div w:id="2024361689">
                  <w:marLeft w:val="0"/>
                  <w:marRight w:val="0"/>
                  <w:marTop w:val="0"/>
                  <w:marBottom w:val="0"/>
                  <w:divBdr>
                    <w:top w:val="none" w:sz="0" w:space="0" w:color="auto"/>
                    <w:left w:val="none" w:sz="0" w:space="0" w:color="auto"/>
                    <w:bottom w:val="none" w:sz="0" w:space="0" w:color="auto"/>
                    <w:right w:val="none" w:sz="0" w:space="0" w:color="auto"/>
                  </w:divBdr>
                  <w:divsChild>
                    <w:div w:id="2037927167">
                      <w:marLeft w:val="0"/>
                      <w:marRight w:val="0"/>
                      <w:marTop w:val="0"/>
                      <w:marBottom w:val="0"/>
                      <w:divBdr>
                        <w:top w:val="none" w:sz="0" w:space="0" w:color="auto"/>
                        <w:left w:val="none" w:sz="0" w:space="0" w:color="auto"/>
                        <w:bottom w:val="none" w:sz="0" w:space="0" w:color="auto"/>
                        <w:right w:val="none" w:sz="0" w:space="0" w:color="auto"/>
                      </w:divBdr>
                    </w:div>
                  </w:divsChild>
                </w:div>
                <w:div w:id="2121561205">
                  <w:marLeft w:val="0"/>
                  <w:marRight w:val="0"/>
                  <w:marTop w:val="0"/>
                  <w:marBottom w:val="0"/>
                  <w:divBdr>
                    <w:top w:val="none" w:sz="0" w:space="0" w:color="auto"/>
                    <w:left w:val="none" w:sz="0" w:space="0" w:color="auto"/>
                    <w:bottom w:val="none" w:sz="0" w:space="0" w:color="auto"/>
                    <w:right w:val="none" w:sz="0" w:space="0" w:color="auto"/>
                  </w:divBdr>
                  <w:divsChild>
                    <w:div w:id="11946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78417">
          <w:marLeft w:val="0"/>
          <w:marRight w:val="0"/>
          <w:marTop w:val="0"/>
          <w:marBottom w:val="0"/>
          <w:divBdr>
            <w:top w:val="none" w:sz="0" w:space="0" w:color="auto"/>
            <w:left w:val="none" w:sz="0" w:space="0" w:color="auto"/>
            <w:bottom w:val="none" w:sz="0" w:space="0" w:color="auto"/>
            <w:right w:val="none" w:sz="0" w:space="0" w:color="auto"/>
          </w:divBdr>
        </w:div>
        <w:div w:id="1192887055">
          <w:marLeft w:val="0"/>
          <w:marRight w:val="0"/>
          <w:marTop w:val="0"/>
          <w:marBottom w:val="0"/>
          <w:divBdr>
            <w:top w:val="none" w:sz="0" w:space="0" w:color="auto"/>
            <w:left w:val="none" w:sz="0" w:space="0" w:color="auto"/>
            <w:bottom w:val="none" w:sz="0" w:space="0" w:color="auto"/>
            <w:right w:val="none" w:sz="0" w:space="0" w:color="auto"/>
          </w:divBdr>
        </w:div>
        <w:div w:id="1199202056">
          <w:marLeft w:val="0"/>
          <w:marRight w:val="0"/>
          <w:marTop w:val="0"/>
          <w:marBottom w:val="0"/>
          <w:divBdr>
            <w:top w:val="none" w:sz="0" w:space="0" w:color="auto"/>
            <w:left w:val="none" w:sz="0" w:space="0" w:color="auto"/>
            <w:bottom w:val="none" w:sz="0" w:space="0" w:color="auto"/>
            <w:right w:val="none" w:sz="0" w:space="0" w:color="auto"/>
          </w:divBdr>
        </w:div>
        <w:div w:id="1243028989">
          <w:marLeft w:val="0"/>
          <w:marRight w:val="0"/>
          <w:marTop w:val="0"/>
          <w:marBottom w:val="0"/>
          <w:divBdr>
            <w:top w:val="none" w:sz="0" w:space="0" w:color="auto"/>
            <w:left w:val="none" w:sz="0" w:space="0" w:color="auto"/>
            <w:bottom w:val="none" w:sz="0" w:space="0" w:color="auto"/>
            <w:right w:val="none" w:sz="0" w:space="0" w:color="auto"/>
          </w:divBdr>
        </w:div>
        <w:div w:id="1244266507">
          <w:marLeft w:val="0"/>
          <w:marRight w:val="0"/>
          <w:marTop w:val="0"/>
          <w:marBottom w:val="0"/>
          <w:divBdr>
            <w:top w:val="none" w:sz="0" w:space="0" w:color="auto"/>
            <w:left w:val="none" w:sz="0" w:space="0" w:color="auto"/>
            <w:bottom w:val="none" w:sz="0" w:space="0" w:color="auto"/>
            <w:right w:val="none" w:sz="0" w:space="0" w:color="auto"/>
          </w:divBdr>
        </w:div>
        <w:div w:id="1258757484">
          <w:marLeft w:val="0"/>
          <w:marRight w:val="0"/>
          <w:marTop w:val="0"/>
          <w:marBottom w:val="0"/>
          <w:divBdr>
            <w:top w:val="none" w:sz="0" w:space="0" w:color="auto"/>
            <w:left w:val="none" w:sz="0" w:space="0" w:color="auto"/>
            <w:bottom w:val="none" w:sz="0" w:space="0" w:color="auto"/>
            <w:right w:val="none" w:sz="0" w:space="0" w:color="auto"/>
          </w:divBdr>
        </w:div>
        <w:div w:id="1304850975">
          <w:marLeft w:val="0"/>
          <w:marRight w:val="0"/>
          <w:marTop w:val="0"/>
          <w:marBottom w:val="0"/>
          <w:divBdr>
            <w:top w:val="none" w:sz="0" w:space="0" w:color="auto"/>
            <w:left w:val="none" w:sz="0" w:space="0" w:color="auto"/>
            <w:bottom w:val="none" w:sz="0" w:space="0" w:color="auto"/>
            <w:right w:val="none" w:sz="0" w:space="0" w:color="auto"/>
          </w:divBdr>
        </w:div>
        <w:div w:id="1398478751">
          <w:marLeft w:val="0"/>
          <w:marRight w:val="0"/>
          <w:marTop w:val="0"/>
          <w:marBottom w:val="0"/>
          <w:divBdr>
            <w:top w:val="none" w:sz="0" w:space="0" w:color="auto"/>
            <w:left w:val="none" w:sz="0" w:space="0" w:color="auto"/>
            <w:bottom w:val="none" w:sz="0" w:space="0" w:color="auto"/>
            <w:right w:val="none" w:sz="0" w:space="0" w:color="auto"/>
          </w:divBdr>
        </w:div>
        <w:div w:id="1434862988">
          <w:marLeft w:val="0"/>
          <w:marRight w:val="0"/>
          <w:marTop w:val="0"/>
          <w:marBottom w:val="0"/>
          <w:divBdr>
            <w:top w:val="none" w:sz="0" w:space="0" w:color="auto"/>
            <w:left w:val="none" w:sz="0" w:space="0" w:color="auto"/>
            <w:bottom w:val="none" w:sz="0" w:space="0" w:color="auto"/>
            <w:right w:val="none" w:sz="0" w:space="0" w:color="auto"/>
          </w:divBdr>
        </w:div>
        <w:div w:id="1531718735">
          <w:marLeft w:val="0"/>
          <w:marRight w:val="0"/>
          <w:marTop w:val="0"/>
          <w:marBottom w:val="0"/>
          <w:divBdr>
            <w:top w:val="none" w:sz="0" w:space="0" w:color="auto"/>
            <w:left w:val="none" w:sz="0" w:space="0" w:color="auto"/>
            <w:bottom w:val="none" w:sz="0" w:space="0" w:color="auto"/>
            <w:right w:val="none" w:sz="0" w:space="0" w:color="auto"/>
          </w:divBdr>
        </w:div>
        <w:div w:id="1611821201">
          <w:marLeft w:val="0"/>
          <w:marRight w:val="0"/>
          <w:marTop w:val="0"/>
          <w:marBottom w:val="0"/>
          <w:divBdr>
            <w:top w:val="none" w:sz="0" w:space="0" w:color="auto"/>
            <w:left w:val="none" w:sz="0" w:space="0" w:color="auto"/>
            <w:bottom w:val="none" w:sz="0" w:space="0" w:color="auto"/>
            <w:right w:val="none" w:sz="0" w:space="0" w:color="auto"/>
          </w:divBdr>
        </w:div>
        <w:div w:id="1668290197">
          <w:marLeft w:val="0"/>
          <w:marRight w:val="0"/>
          <w:marTop w:val="0"/>
          <w:marBottom w:val="0"/>
          <w:divBdr>
            <w:top w:val="none" w:sz="0" w:space="0" w:color="auto"/>
            <w:left w:val="none" w:sz="0" w:space="0" w:color="auto"/>
            <w:bottom w:val="none" w:sz="0" w:space="0" w:color="auto"/>
            <w:right w:val="none" w:sz="0" w:space="0" w:color="auto"/>
          </w:divBdr>
        </w:div>
        <w:div w:id="1712413093">
          <w:marLeft w:val="0"/>
          <w:marRight w:val="0"/>
          <w:marTop w:val="0"/>
          <w:marBottom w:val="0"/>
          <w:divBdr>
            <w:top w:val="none" w:sz="0" w:space="0" w:color="auto"/>
            <w:left w:val="none" w:sz="0" w:space="0" w:color="auto"/>
            <w:bottom w:val="none" w:sz="0" w:space="0" w:color="auto"/>
            <w:right w:val="none" w:sz="0" w:space="0" w:color="auto"/>
          </w:divBdr>
        </w:div>
        <w:div w:id="1738551860">
          <w:marLeft w:val="0"/>
          <w:marRight w:val="0"/>
          <w:marTop w:val="0"/>
          <w:marBottom w:val="0"/>
          <w:divBdr>
            <w:top w:val="none" w:sz="0" w:space="0" w:color="auto"/>
            <w:left w:val="none" w:sz="0" w:space="0" w:color="auto"/>
            <w:bottom w:val="none" w:sz="0" w:space="0" w:color="auto"/>
            <w:right w:val="none" w:sz="0" w:space="0" w:color="auto"/>
          </w:divBdr>
        </w:div>
        <w:div w:id="1753313260">
          <w:marLeft w:val="0"/>
          <w:marRight w:val="0"/>
          <w:marTop w:val="0"/>
          <w:marBottom w:val="0"/>
          <w:divBdr>
            <w:top w:val="none" w:sz="0" w:space="0" w:color="auto"/>
            <w:left w:val="none" w:sz="0" w:space="0" w:color="auto"/>
            <w:bottom w:val="none" w:sz="0" w:space="0" w:color="auto"/>
            <w:right w:val="none" w:sz="0" w:space="0" w:color="auto"/>
          </w:divBdr>
        </w:div>
        <w:div w:id="1830754137">
          <w:marLeft w:val="0"/>
          <w:marRight w:val="0"/>
          <w:marTop w:val="0"/>
          <w:marBottom w:val="0"/>
          <w:divBdr>
            <w:top w:val="none" w:sz="0" w:space="0" w:color="auto"/>
            <w:left w:val="none" w:sz="0" w:space="0" w:color="auto"/>
            <w:bottom w:val="none" w:sz="0" w:space="0" w:color="auto"/>
            <w:right w:val="none" w:sz="0" w:space="0" w:color="auto"/>
          </w:divBdr>
        </w:div>
        <w:div w:id="1856921397">
          <w:marLeft w:val="0"/>
          <w:marRight w:val="0"/>
          <w:marTop w:val="0"/>
          <w:marBottom w:val="0"/>
          <w:divBdr>
            <w:top w:val="none" w:sz="0" w:space="0" w:color="auto"/>
            <w:left w:val="none" w:sz="0" w:space="0" w:color="auto"/>
            <w:bottom w:val="none" w:sz="0" w:space="0" w:color="auto"/>
            <w:right w:val="none" w:sz="0" w:space="0" w:color="auto"/>
          </w:divBdr>
        </w:div>
        <w:div w:id="1909070470">
          <w:marLeft w:val="0"/>
          <w:marRight w:val="0"/>
          <w:marTop w:val="0"/>
          <w:marBottom w:val="0"/>
          <w:divBdr>
            <w:top w:val="none" w:sz="0" w:space="0" w:color="auto"/>
            <w:left w:val="none" w:sz="0" w:space="0" w:color="auto"/>
            <w:bottom w:val="none" w:sz="0" w:space="0" w:color="auto"/>
            <w:right w:val="none" w:sz="0" w:space="0" w:color="auto"/>
          </w:divBdr>
        </w:div>
        <w:div w:id="1965695674">
          <w:marLeft w:val="0"/>
          <w:marRight w:val="0"/>
          <w:marTop w:val="0"/>
          <w:marBottom w:val="0"/>
          <w:divBdr>
            <w:top w:val="none" w:sz="0" w:space="0" w:color="auto"/>
            <w:left w:val="none" w:sz="0" w:space="0" w:color="auto"/>
            <w:bottom w:val="none" w:sz="0" w:space="0" w:color="auto"/>
            <w:right w:val="none" w:sz="0" w:space="0" w:color="auto"/>
          </w:divBdr>
        </w:div>
      </w:divsChild>
    </w:div>
    <w:div w:id="672999776">
      <w:bodyDiv w:val="1"/>
      <w:marLeft w:val="0"/>
      <w:marRight w:val="0"/>
      <w:marTop w:val="0"/>
      <w:marBottom w:val="0"/>
      <w:divBdr>
        <w:top w:val="none" w:sz="0" w:space="0" w:color="auto"/>
        <w:left w:val="none" w:sz="0" w:space="0" w:color="auto"/>
        <w:bottom w:val="none" w:sz="0" w:space="0" w:color="auto"/>
        <w:right w:val="none" w:sz="0" w:space="0" w:color="auto"/>
      </w:divBdr>
      <w:divsChild>
        <w:div w:id="224724683">
          <w:marLeft w:val="0"/>
          <w:marRight w:val="0"/>
          <w:marTop w:val="0"/>
          <w:marBottom w:val="0"/>
          <w:divBdr>
            <w:top w:val="none" w:sz="0" w:space="0" w:color="auto"/>
            <w:left w:val="none" w:sz="0" w:space="0" w:color="auto"/>
            <w:bottom w:val="none" w:sz="0" w:space="0" w:color="auto"/>
            <w:right w:val="none" w:sz="0" w:space="0" w:color="auto"/>
          </w:divBdr>
          <w:divsChild>
            <w:div w:id="191577552">
              <w:marLeft w:val="0"/>
              <w:marRight w:val="0"/>
              <w:marTop w:val="0"/>
              <w:marBottom w:val="0"/>
              <w:divBdr>
                <w:top w:val="none" w:sz="0" w:space="0" w:color="auto"/>
                <w:left w:val="none" w:sz="0" w:space="0" w:color="auto"/>
                <w:bottom w:val="none" w:sz="0" w:space="0" w:color="auto"/>
                <w:right w:val="none" w:sz="0" w:space="0" w:color="auto"/>
              </w:divBdr>
            </w:div>
            <w:div w:id="563027332">
              <w:marLeft w:val="0"/>
              <w:marRight w:val="0"/>
              <w:marTop w:val="0"/>
              <w:marBottom w:val="0"/>
              <w:divBdr>
                <w:top w:val="none" w:sz="0" w:space="0" w:color="auto"/>
                <w:left w:val="none" w:sz="0" w:space="0" w:color="auto"/>
                <w:bottom w:val="none" w:sz="0" w:space="0" w:color="auto"/>
                <w:right w:val="none" w:sz="0" w:space="0" w:color="auto"/>
              </w:divBdr>
            </w:div>
            <w:div w:id="881670537">
              <w:marLeft w:val="0"/>
              <w:marRight w:val="0"/>
              <w:marTop w:val="0"/>
              <w:marBottom w:val="0"/>
              <w:divBdr>
                <w:top w:val="none" w:sz="0" w:space="0" w:color="auto"/>
                <w:left w:val="none" w:sz="0" w:space="0" w:color="auto"/>
                <w:bottom w:val="none" w:sz="0" w:space="0" w:color="auto"/>
                <w:right w:val="none" w:sz="0" w:space="0" w:color="auto"/>
              </w:divBdr>
            </w:div>
            <w:div w:id="1180046117">
              <w:marLeft w:val="0"/>
              <w:marRight w:val="0"/>
              <w:marTop w:val="0"/>
              <w:marBottom w:val="0"/>
              <w:divBdr>
                <w:top w:val="none" w:sz="0" w:space="0" w:color="auto"/>
                <w:left w:val="none" w:sz="0" w:space="0" w:color="auto"/>
                <w:bottom w:val="none" w:sz="0" w:space="0" w:color="auto"/>
                <w:right w:val="none" w:sz="0" w:space="0" w:color="auto"/>
              </w:divBdr>
            </w:div>
            <w:div w:id="1561357434">
              <w:marLeft w:val="0"/>
              <w:marRight w:val="0"/>
              <w:marTop w:val="0"/>
              <w:marBottom w:val="0"/>
              <w:divBdr>
                <w:top w:val="none" w:sz="0" w:space="0" w:color="auto"/>
                <w:left w:val="none" w:sz="0" w:space="0" w:color="auto"/>
                <w:bottom w:val="none" w:sz="0" w:space="0" w:color="auto"/>
                <w:right w:val="none" w:sz="0" w:space="0" w:color="auto"/>
              </w:divBdr>
            </w:div>
            <w:div w:id="1754155924">
              <w:marLeft w:val="0"/>
              <w:marRight w:val="0"/>
              <w:marTop w:val="0"/>
              <w:marBottom w:val="0"/>
              <w:divBdr>
                <w:top w:val="none" w:sz="0" w:space="0" w:color="auto"/>
                <w:left w:val="none" w:sz="0" w:space="0" w:color="auto"/>
                <w:bottom w:val="none" w:sz="0" w:space="0" w:color="auto"/>
                <w:right w:val="none" w:sz="0" w:space="0" w:color="auto"/>
              </w:divBdr>
            </w:div>
            <w:div w:id="1847207577">
              <w:marLeft w:val="0"/>
              <w:marRight w:val="0"/>
              <w:marTop w:val="0"/>
              <w:marBottom w:val="0"/>
              <w:divBdr>
                <w:top w:val="none" w:sz="0" w:space="0" w:color="auto"/>
                <w:left w:val="none" w:sz="0" w:space="0" w:color="auto"/>
                <w:bottom w:val="none" w:sz="0" w:space="0" w:color="auto"/>
                <w:right w:val="none" w:sz="0" w:space="0" w:color="auto"/>
              </w:divBdr>
            </w:div>
          </w:divsChild>
        </w:div>
        <w:div w:id="292294323">
          <w:marLeft w:val="0"/>
          <w:marRight w:val="0"/>
          <w:marTop w:val="0"/>
          <w:marBottom w:val="0"/>
          <w:divBdr>
            <w:top w:val="none" w:sz="0" w:space="0" w:color="auto"/>
            <w:left w:val="none" w:sz="0" w:space="0" w:color="auto"/>
            <w:bottom w:val="none" w:sz="0" w:space="0" w:color="auto"/>
            <w:right w:val="none" w:sz="0" w:space="0" w:color="auto"/>
          </w:divBdr>
          <w:divsChild>
            <w:div w:id="154801143">
              <w:marLeft w:val="0"/>
              <w:marRight w:val="0"/>
              <w:marTop w:val="0"/>
              <w:marBottom w:val="0"/>
              <w:divBdr>
                <w:top w:val="none" w:sz="0" w:space="0" w:color="auto"/>
                <w:left w:val="none" w:sz="0" w:space="0" w:color="auto"/>
                <w:bottom w:val="none" w:sz="0" w:space="0" w:color="auto"/>
                <w:right w:val="none" w:sz="0" w:space="0" w:color="auto"/>
              </w:divBdr>
            </w:div>
            <w:div w:id="191234273">
              <w:marLeft w:val="0"/>
              <w:marRight w:val="0"/>
              <w:marTop w:val="0"/>
              <w:marBottom w:val="0"/>
              <w:divBdr>
                <w:top w:val="none" w:sz="0" w:space="0" w:color="auto"/>
                <w:left w:val="none" w:sz="0" w:space="0" w:color="auto"/>
                <w:bottom w:val="none" w:sz="0" w:space="0" w:color="auto"/>
                <w:right w:val="none" w:sz="0" w:space="0" w:color="auto"/>
              </w:divBdr>
            </w:div>
            <w:div w:id="200095709">
              <w:marLeft w:val="0"/>
              <w:marRight w:val="0"/>
              <w:marTop w:val="0"/>
              <w:marBottom w:val="0"/>
              <w:divBdr>
                <w:top w:val="none" w:sz="0" w:space="0" w:color="auto"/>
                <w:left w:val="none" w:sz="0" w:space="0" w:color="auto"/>
                <w:bottom w:val="none" w:sz="0" w:space="0" w:color="auto"/>
                <w:right w:val="none" w:sz="0" w:space="0" w:color="auto"/>
              </w:divBdr>
            </w:div>
            <w:div w:id="287244676">
              <w:marLeft w:val="0"/>
              <w:marRight w:val="0"/>
              <w:marTop w:val="0"/>
              <w:marBottom w:val="0"/>
              <w:divBdr>
                <w:top w:val="none" w:sz="0" w:space="0" w:color="auto"/>
                <w:left w:val="none" w:sz="0" w:space="0" w:color="auto"/>
                <w:bottom w:val="none" w:sz="0" w:space="0" w:color="auto"/>
                <w:right w:val="none" w:sz="0" w:space="0" w:color="auto"/>
              </w:divBdr>
            </w:div>
            <w:div w:id="462776783">
              <w:marLeft w:val="0"/>
              <w:marRight w:val="0"/>
              <w:marTop w:val="0"/>
              <w:marBottom w:val="0"/>
              <w:divBdr>
                <w:top w:val="none" w:sz="0" w:space="0" w:color="auto"/>
                <w:left w:val="none" w:sz="0" w:space="0" w:color="auto"/>
                <w:bottom w:val="none" w:sz="0" w:space="0" w:color="auto"/>
                <w:right w:val="none" w:sz="0" w:space="0" w:color="auto"/>
              </w:divBdr>
            </w:div>
            <w:div w:id="696931720">
              <w:marLeft w:val="0"/>
              <w:marRight w:val="0"/>
              <w:marTop w:val="0"/>
              <w:marBottom w:val="0"/>
              <w:divBdr>
                <w:top w:val="none" w:sz="0" w:space="0" w:color="auto"/>
                <w:left w:val="none" w:sz="0" w:space="0" w:color="auto"/>
                <w:bottom w:val="none" w:sz="0" w:space="0" w:color="auto"/>
                <w:right w:val="none" w:sz="0" w:space="0" w:color="auto"/>
              </w:divBdr>
            </w:div>
            <w:div w:id="741757650">
              <w:marLeft w:val="0"/>
              <w:marRight w:val="0"/>
              <w:marTop w:val="0"/>
              <w:marBottom w:val="0"/>
              <w:divBdr>
                <w:top w:val="none" w:sz="0" w:space="0" w:color="auto"/>
                <w:left w:val="none" w:sz="0" w:space="0" w:color="auto"/>
                <w:bottom w:val="none" w:sz="0" w:space="0" w:color="auto"/>
                <w:right w:val="none" w:sz="0" w:space="0" w:color="auto"/>
              </w:divBdr>
            </w:div>
            <w:div w:id="791479213">
              <w:marLeft w:val="0"/>
              <w:marRight w:val="0"/>
              <w:marTop w:val="0"/>
              <w:marBottom w:val="0"/>
              <w:divBdr>
                <w:top w:val="none" w:sz="0" w:space="0" w:color="auto"/>
                <w:left w:val="none" w:sz="0" w:space="0" w:color="auto"/>
                <w:bottom w:val="none" w:sz="0" w:space="0" w:color="auto"/>
                <w:right w:val="none" w:sz="0" w:space="0" w:color="auto"/>
              </w:divBdr>
            </w:div>
            <w:div w:id="804659652">
              <w:marLeft w:val="0"/>
              <w:marRight w:val="0"/>
              <w:marTop w:val="0"/>
              <w:marBottom w:val="0"/>
              <w:divBdr>
                <w:top w:val="none" w:sz="0" w:space="0" w:color="auto"/>
                <w:left w:val="none" w:sz="0" w:space="0" w:color="auto"/>
                <w:bottom w:val="none" w:sz="0" w:space="0" w:color="auto"/>
                <w:right w:val="none" w:sz="0" w:space="0" w:color="auto"/>
              </w:divBdr>
            </w:div>
            <w:div w:id="1127746605">
              <w:marLeft w:val="0"/>
              <w:marRight w:val="0"/>
              <w:marTop w:val="0"/>
              <w:marBottom w:val="0"/>
              <w:divBdr>
                <w:top w:val="none" w:sz="0" w:space="0" w:color="auto"/>
                <w:left w:val="none" w:sz="0" w:space="0" w:color="auto"/>
                <w:bottom w:val="none" w:sz="0" w:space="0" w:color="auto"/>
                <w:right w:val="none" w:sz="0" w:space="0" w:color="auto"/>
              </w:divBdr>
            </w:div>
            <w:div w:id="1146047957">
              <w:marLeft w:val="0"/>
              <w:marRight w:val="0"/>
              <w:marTop w:val="0"/>
              <w:marBottom w:val="0"/>
              <w:divBdr>
                <w:top w:val="none" w:sz="0" w:space="0" w:color="auto"/>
                <w:left w:val="none" w:sz="0" w:space="0" w:color="auto"/>
                <w:bottom w:val="none" w:sz="0" w:space="0" w:color="auto"/>
                <w:right w:val="none" w:sz="0" w:space="0" w:color="auto"/>
              </w:divBdr>
            </w:div>
            <w:div w:id="1190728869">
              <w:marLeft w:val="0"/>
              <w:marRight w:val="0"/>
              <w:marTop w:val="0"/>
              <w:marBottom w:val="0"/>
              <w:divBdr>
                <w:top w:val="none" w:sz="0" w:space="0" w:color="auto"/>
                <w:left w:val="none" w:sz="0" w:space="0" w:color="auto"/>
                <w:bottom w:val="none" w:sz="0" w:space="0" w:color="auto"/>
                <w:right w:val="none" w:sz="0" w:space="0" w:color="auto"/>
              </w:divBdr>
            </w:div>
            <w:div w:id="1364481290">
              <w:marLeft w:val="0"/>
              <w:marRight w:val="0"/>
              <w:marTop w:val="0"/>
              <w:marBottom w:val="0"/>
              <w:divBdr>
                <w:top w:val="none" w:sz="0" w:space="0" w:color="auto"/>
                <w:left w:val="none" w:sz="0" w:space="0" w:color="auto"/>
                <w:bottom w:val="none" w:sz="0" w:space="0" w:color="auto"/>
                <w:right w:val="none" w:sz="0" w:space="0" w:color="auto"/>
              </w:divBdr>
            </w:div>
            <w:div w:id="1432167213">
              <w:marLeft w:val="0"/>
              <w:marRight w:val="0"/>
              <w:marTop w:val="0"/>
              <w:marBottom w:val="0"/>
              <w:divBdr>
                <w:top w:val="none" w:sz="0" w:space="0" w:color="auto"/>
                <w:left w:val="none" w:sz="0" w:space="0" w:color="auto"/>
                <w:bottom w:val="none" w:sz="0" w:space="0" w:color="auto"/>
                <w:right w:val="none" w:sz="0" w:space="0" w:color="auto"/>
              </w:divBdr>
            </w:div>
            <w:div w:id="1503084222">
              <w:marLeft w:val="0"/>
              <w:marRight w:val="0"/>
              <w:marTop w:val="0"/>
              <w:marBottom w:val="0"/>
              <w:divBdr>
                <w:top w:val="none" w:sz="0" w:space="0" w:color="auto"/>
                <w:left w:val="none" w:sz="0" w:space="0" w:color="auto"/>
                <w:bottom w:val="none" w:sz="0" w:space="0" w:color="auto"/>
                <w:right w:val="none" w:sz="0" w:space="0" w:color="auto"/>
              </w:divBdr>
            </w:div>
            <w:div w:id="1514295723">
              <w:marLeft w:val="0"/>
              <w:marRight w:val="0"/>
              <w:marTop w:val="0"/>
              <w:marBottom w:val="0"/>
              <w:divBdr>
                <w:top w:val="none" w:sz="0" w:space="0" w:color="auto"/>
                <w:left w:val="none" w:sz="0" w:space="0" w:color="auto"/>
                <w:bottom w:val="none" w:sz="0" w:space="0" w:color="auto"/>
                <w:right w:val="none" w:sz="0" w:space="0" w:color="auto"/>
              </w:divBdr>
            </w:div>
            <w:div w:id="1580597690">
              <w:marLeft w:val="0"/>
              <w:marRight w:val="0"/>
              <w:marTop w:val="0"/>
              <w:marBottom w:val="0"/>
              <w:divBdr>
                <w:top w:val="none" w:sz="0" w:space="0" w:color="auto"/>
                <w:left w:val="none" w:sz="0" w:space="0" w:color="auto"/>
                <w:bottom w:val="none" w:sz="0" w:space="0" w:color="auto"/>
                <w:right w:val="none" w:sz="0" w:space="0" w:color="auto"/>
              </w:divBdr>
            </w:div>
            <w:div w:id="1722291194">
              <w:marLeft w:val="0"/>
              <w:marRight w:val="0"/>
              <w:marTop w:val="0"/>
              <w:marBottom w:val="0"/>
              <w:divBdr>
                <w:top w:val="none" w:sz="0" w:space="0" w:color="auto"/>
                <w:left w:val="none" w:sz="0" w:space="0" w:color="auto"/>
                <w:bottom w:val="none" w:sz="0" w:space="0" w:color="auto"/>
                <w:right w:val="none" w:sz="0" w:space="0" w:color="auto"/>
              </w:divBdr>
            </w:div>
            <w:div w:id="1904830046">
              <w:marLeft w:val="0"/>
              <w:marRight w:val="0"/>
              <w:marTop w:val="0"/>
              <w:marBottom w:val="0"/>
              <w:divBdr>
                <w:top w:val="none" w:sz="0" w:space="0" w:color="auto"/>
                <w:left w:val="none" w:sz="0" w:space="0" w:color="auto"/>
                <w:bottom w:val="none" w:sz="0" w:space="0" w:color="auto"/>
                <w:right w:val="none" w:sz="0" w:space="0" w:color="auto"/>
              </w:divBdr>
            </w:div>
            <w:div w:id="1988589134">
              <w:marLeft w:val="0"/>
              <w:marRight w:val="0"/>
              <w:marTop w:val="0"/>
              <w:marBottom w:val="0"/>
              <w:divBdr>
                <w:top w:val="none" w:sz="0" w:space="0" w:color="auto"/>
                <w:left w:val="none" w:sz="0" w:space="0" w:color="auto"/>
                <w:bottom w:val="none" w:sz="0" w:space="0" w:color="auto"/>
                <w:right w:val="none" w:sz="0" w:space="0" w:color="auto"/>
              </w:divBdr>
            </w:div>
          </w:divsChild>
        </w:div>
        <w:div w:id="638148827">
          <w:marLeft w:val="0"/>
          <w:marRight w:val="0"/>
          <w:marTop w:val="0"/>
          <w:marBottom w:val="0"/>
          <w:divBdr>
            <w:top w:val="none" w:sz="0" w:space="0" w:color="auto"/>
            <w:left w:val="none" w:sz="0" w:space="0" w:color="auto"/>
            <w:bottom w:val="none" w:sz="0" w:space="0" w:color="auto"/>
            <w:right w:val="none" w:sz="0" w:space="0" w:color="auto"/>
          </w:divBdr>
          <w:divsChild>
            <w:div w:id="125662804">
              <w:marLeft w:val="0"/>
              <w:marRight w:val="0"/>
              <w:marTop w:val="0"/>
              <w:marBottom w:val="0"/>
              <w:divBdr>
                <w:top w:val="none" w:sz="0" w:space="0" w:color="auto"/>
                <w:left w:val="none" w:sz="0" w:space="0" w:color="auto"/>
                <w:bottom w:val="none" w:sz="0" w:space="0" w:color="auto"/>
                <w:right w:val="none" w:sz="0" w:space="0" w:color="auto"/>
              </w:divBdr>
            </w:div>
            <w:div w:id="225605367">
              <w:marLeft w:val="0"/>
              <w:marRight w:val="0"/>
              <w:marTop w:val="0"/>
              <w:marBottom w:val="0"/>
              <w:divBdr>
                <w:top w:val="none" w:sz="0" w:space="0" w:color="auto"/>
                <w:left w:val="none" w:sz="0" w:space="0" w:color="auto"/>
                <w:bottom w:val="none" w:sz="0" w:space="0" w:color="auto"/>
                <w:right w:val="none" w:sz="0" w:space="0" w:color="auto"/>
              </w:divBdr>
            </w:div>
            <w:div w:id="235283314">
              <w:marLeft w:val="0"/>
              <w:marRight w:val="0"/>
              <w:marTop w:val="0"/>
              <w:marBottom w:val="0"/>
              <w:divBdr>
                <w:top w:val="none" w:sz="0" w:space="0" w:color="auto"/>
                <w:left w:val="none" w:sz="0" w:space="0" w:color="auto"/>
                <w:bottom w:val="none" w:sz="0" w:space="0" w:color="auto"/>
                <w:right w:val="none" w:sz="0" w:space="0" w:color="auto"/>
              </w:divBdr>
            </w:div>
            <w:div w:id="816606615">
              <w:marLeft w:val="0"/>
              <w:marRight w:val="0"/>
              <w:marTop w:val="0"/>
              <w:marBottom w:val="0"/>
              <w:divBdr>
                <w:top w:val="none" w:sz="0" w:space="0" w:color="auto"/>
                <w:left w:val="none" w:sz="0" w:space="0" w:color="auto"/>
                <w:bottom w:val="none" w:sz="0" w:space="0" w:color="auto"/>
                <w:right w:val="none" w:sz="0" w:space="0" w:color="auto"/>
              </w:divBdr>
            </w:div>
            <w:div w:id="881097886">
              <w:marLeft w:val="0"/>
              <w:marRight w:val="0"/>
              <w:marTop w:val="0"/>
              <w:marBottom w:val="0"/>
              <w:divBdr>
                <w:top w:val="none" w:sz="0" w:space="0" w:color="auto"/>
                <w:left w:val="none" w:sz="0" w:space="0" w:color="auto"/>
                <w:bottom w:val="none" w:sz="0" w:space="0" w:color="auto"/>
                <w:right w:val="none" w:sz="0" w:space="0" w:color="auto"/>
              </w:divBdr>
            </w:div>
            <w:div w:id="885482336">
              <w:marLeft w:val="0"/>
              <w:marRight w:val="0"/>
              <w:marTop w:val="0"/>
              <w:marBottom w:val="0"/>
              <w:divBdr>
                <w:top w:val="none" w:sz="0" w:space="0" w:color="auto"/>
                <w:left w:val="none" w:sz="0" w:space="0" w:color="auto"/>
                <w:bottom w:val="none" w:sz="0" w:space="0" w:color="auto"/>
                <w:right w:val="none" w:sz="0" w:space="0" w:color="auto"/>
              </w:divBdr>
            </w:div>
            <w:div w:id="929312578">
              <w:marLeft w:val="0"/>
              <w:marRight w:val="0"/>
              <w:marTop w:val="0"/>
              <w:marBottom w:val="0"/>
              <w:divBdr>
                <w:top w:val="none" w:sz="0" w:space="0" w:color="auto"/>
                <w:left w:val="none" w:sz="0" w:space="0" w:color="auto"/>
                <w:bottom w:val="none" w:sz="0" w:space="0" w:color="auto"/>
                <w:right w:val="none" w:sz="0" w:space="0" w:color="auto"/>
              </w:divBdr>
            </w:div>
            <w:div w:id="1002321080">
              <w:marLeft w:val="0"/>
              <w:marRight w:val="0"/>
              <w:marTop w:val="0"/>
              <w:marBottom w:val="0"/>
              <w:divBdr>
                <w:top w:val="none" w:sz="0" w:space="0" w:color="auto"/>
                <w:left w:val="none" w:sz="0" w:space="0" w:color="auto"/>
                <w:bottom w:val="none" w:sz="0" w:space="0" w:color="auto"/>
                <w:right w:val="none" w:sz="0" w:space="0" w:color="auto"/>
              </w:divBdr>
            </w:div>
            <w:div w:id="1305038152">
              <w:marLeft w:val="0"/>
              <w:marRight w:val="0"/>
              <w:marTop w:val="0"/>
              <w:marBottom w:val="0"/>
              <w:divBdr>
                <w:top w:val="none" w:sz="0" w:space="0" w:color="auto"/>
                <w:left w:val="none" w:sz="0" w:space="0" w:color="auto"/>
                <w:bottom w:val="none" w:sz="0" w:space="0" w:color="auto"/>
                <w:right w:val="none" w:sz="0" w:space="0" w:color="auto"/>
              </w:divBdr>
            </w:div>
            <w:div w:id="1409033308">
              <w:marLeft w:val="0"/>
              <w:marRight w:val="0"/>
              <w:marTop w:val="0"/>
              <w:marBottom w:val="0"/>
              <w:divBdr>
                <w:top w:val="none" w:sz="0" w:space="0" w:color="auto"/>
                <w:left w:val="none" w:sz="0" w:space="0" w:color="auto"/>
                <w:bottom w:val="none" w:sz="0" w:space="0" w:color="auto"/>
                <w:right w:val="none" w:sz="0" w:space="0" w:color="auto"/>
              </w:divBdr>
            </w:div>
            <w:div w:id="1420909046">
              <w:marLeft w:val="0"/>
              <w:marRight w:val="0"/>
              <w:marTop w:val="0"/>
              <w:marBottom w:val="0"/>
              <w:divBdr>
                <w:top w:val="none" w:sz="0" w:space="0" w:color="auto"/>
                <w:left w:val="none" w:sz="0" w:space="0" w:color="auto"/>
                <w:bottom w:val="none" w:sz="0" w:space="0" w:color="auto"/>
                <w:right w:val="none" w:sz="0" w:space="0" w:color="auto"/>
              </w:divBdr>
            </w:div>
            <w:div w:id="1433284265">
              <w:marLeft w:val="0"/>
              <w:marRight w:val="0"/>
              <w:marTop w:val="0"/>
              <w:marBottom w:val="0"/>
              <w:divBdr>
                <w:top w:val="none" w:sz="0" w:space="0" w:color="auto"/>
                <w:left w:val="none" w:sz="0" w:space="0" w:color="auto"/>
                <w:bottom w:val="none" w:sz="0" w:space="0" w:color="auto"/>
                <w:right w:val="none" w:sz="0" w:space="0" w:color="auto"/>
              </w:divBdr>
            </w:div>
            <w:div w:id="1492335603">
              <w:marLeft w:val="0"/>
              <w:marRight w:val="0"/>
              <w:marTop w:val="0"/>
              <w:marBottom w:val="0"/>
              <w:divBdr>
                <w:top w:val="none" w:sz="0" w:space="0" w:color="auto"/>
                <w:left w:val="none" w:sz="0" w:space="0" w:color="auto"/>
                <w:bottom w:val="none" w:sz="0" w:space="0" w:color="auto"/>
                <w:right w:val="none" w:sz="0" w:space="0" w:color="auto"/>
              </w:divBdr>
            </w:div>
            <w:div w:id="1518688821">
              <w:marLeft w:val="0"/>
              <w:marRight w:val="0"/>
              <w:marTop w:val="0"/>
              <w:marBottom w:val="0"/>
              <w:divBdr>
                <w:top w:val="none" w:sz="0" w:space="0" w:color="auto"/>
                <w:left w:val="none" w:sz="0" w:space="0" w:color="auto"/>
                <w:bottom w:val="none" w:sz="0" w:space="0" w:color="auto"/>
                <w:right w:val="none" w:sz="0" w:space="0" w:color="auto"/>
              </w:divBdr>
            </w:div>
            <w:div w:id="1701512806">
              <w:marLeft w:val="0"/>
              <w:marRight w:val="0"/>
              <w:marTop w:val="0"/>
              <w:marBottom w:val="0"/>
              <w:divBdr>
                <w:top w:val="none" w:sz="0" w:space="0" w:color="auto"/>
                <w:left w:val="none" w:sz="0" w:space="0" w:color="auto"/>
                <w:bottom w:val="none" w:sz="0" w:space="0" w:color="auto"/>
                <w:right w:val="none" w:sz="0" w:space="0" w:color="auto"/>
              </w:divBdr>
            </w:div>
            <w:div w:id="1772387614">
              <w:marLeft w:val="0"/>
              <w:marRight w:val="0"/>
              <w:marTop w:val="0"/>
              <w:marBottom w:val="0"/>
              <w:divBdr>
                <w:top w:val="none" w:sz="0" w:space="0" w:color="auto"/>
                <w:left w:val="none" w:sz="0" w:space="0" w:color="auto"/>
                <w:bottom w:val="none" w:sz="0" w:space="0" w:color="auto"/>
                <w:right w:val="none" w:sz="0" w:space="0" w:color="auto"/>
              </w:divBdr>
            </w:div>
            <w:div w:id="1951937901">
              <w:marLeft w:val="0"/>
              <w:marRight w:val="0"/>
              <w:marTop w:val="0"/>
              <w:marBottom w:val="0"/>
              <w:divBdr>
                <w:top w:val="none" w:sz="0" w:space="0" w:color="auto"/>
                <w:left w:val="none" w:sz="0" w:space="0" w:color="auto"/>
                <w:bottom w:val="none" w:sz="0" w:space="0" w:color="auto"/>
                <w:right w:val="none" w:sz="0" w:space="0" w:color="auto"/>
              </w:divBdr>
            </w:div>
            <w:div w:id="2059737860">
              <w:marLeft w:val="0"/>
              <w:marRight w:val="0"/>
              <w:marTop w:val="0"/>
              <w:marBottom w:val="0"/>
              <w:divBdr>
                <w:top w:val="none" w:sz="0" w:space="0" w:color="auto"/>
                <w:left w:val="none" w:sz="0" w:space="0" w:color="auto"/>
                <w:bottom w:val="none" w:sz="0" w:space="0" w:color="auto"/>
                <w:right w:val="none" w:sz="0" w:space="0" w:color="auto"/>
              </w:divBdr>
            </w:div>
            <w:div w:id="213871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106658">
      <w:bodyDiv w:val="1"/>
      <w:marLeft w:val="0"/>
      <w:marRight w:val="0"/>
      <w:marTop w:val="0"/>
      <w:marBottom w:val="0"/>
      <w:divBdr>
        <w:top w:val="none" w:sz="0" w:space="0" w:color="auto"/>
        <w:left w:val="none" w:sz="0" w:space="0" w:color="auto"/>
        <w:bottom w:val="none" w:sz="0" w:space="0" w:color="auto"/>
        <w:right w:val="none" w:sz="0" w:space="0" w:color="auto"/>
      </w:divBdr>
      <w:divsChild>
        <w:div w:id="7367318">
          <w:marLeft w:val="0"/>
          <w:marRight w:val="0"/>
          <w:marTop w:val="0"/>
          <w:marBottom w:val="0"/>
          <w:divBdr>
            <w:top w:val="none" w:sz="0" w:space="0" w:color="auto"/>
            <w:left w:val="none" w:sz="0" w:space="0" w:color="auto"/>
            <w:bottom w:val="none" w:sz="0" w:space="0" w:color="auto"/>
            <w:right w:val="none" w:sz="0" w:space="0" w:color="auto"/>
          </w:divBdr>
        </w:div>
        <w:div w:id="20597214">
          <w:marLeft w:val="0"/>
          <w:marRight w:val="0"/>
          <w:marTop w:val="0"/>
          <w:marBottom w:val="0"/>
          <w:divBdr>
            <w:top w:val="none" w:sz="0" w:space="0" w:color="auto"/>
            <w:left w:val="none" w:sz="0" w:space="0" w:color="auto"/>
            <w:bottom w:val="none" w:sz="0" w:space="0" w:color="auto"/>
            <w:right w:val="none" w:sz="0" w:space="0" w:color="auto"/>
          </w:divBdr>
        </w:div>
        <w:div w:id="26956941">
          <w:marLeft w:val="0"/>
          <w:marRight w:val="0"/>
          <w:marTop w:val="0"/>
          <w:marBottom w:val="0"/>
          <w:divBdr>
            <w:top w:val="none" w:sz="0" w:space="0" w:color="auto"/>
            <w:left w:val="none" w:sz="0" w:space="0" w:color="auto"/>
            <w:bottom w:val="none" w:sz="0" w:space="0" w:color="auto"/>
            <w:right w:val="none" w:sz="0" w:space="0" w:color="auto"/>
          </w:divBdr>
        </w:div>
        <w:div w:id="57632262">
          <w:marLeft w:val="0"/>
          <w:marRight w:val="0"/>
          <w:marTop w:val="0"/>
          <w:marBottom w:val="0"/>
          <w:divBdr>
            <w:top w:val="none" w:sz="0" w:space="0" w:color="auto"/>
            <w:left w:val="none" w:sz="0" w:space="0" w:color="auto"/>
            <w:bottom w:val="none" w:sz="0" w:space="0" w:color="auto"/>
            <w:right w:val="none" w:sz="0" w:space="0" w:color="auto"/>
          </w:divBdr>
        </w:div>
        <w:div w:id="64911416">
          <w:marLeft w:val="0"/>
          <w:marRight w:val="0"/>
          <w:marTop w:val="0"/>
          <w:marBottom w:val="0"/>
          <w:divBdr>
            <w:top w:val="none" w:sz="0" w:space="0" w:color="auto"/>
            <w:left w:val="none" w:sz="0" w:space="0" w:color="auto"/>
            <w:bottom w:val="none" w:sz="0" w:space="0" w:color="auto"/>
            <w:right w:val="none" w:sz="0" w:space="0" w:color="auto"/>
          </w:divBdr>
        </w:div>
        <w:div w:id="196283582">
          <w:marLeft w:val="0"/>
          <w:marRight w:val="0"/>
          <w:marTop w:val="0"/>
          <w:marBottom w:val="0"/>
          <w:divBdr>
            <w:top w:val="none" w:sz="0" w:space="0" w:color="auto"/>
            <w:left w:val="none" w:sz="0" w:space="0" w:color="auto"/>
            <w:bottom w:val="none" w:sz="0" w:space="0" w:color="auto"/>
            <w:right w:val="none" w:sz="0" w:space="0" w:color="auto"/>
          </w:divBdr>
        </w:div>
        <w:div w:id="304286286">
          <w:marLeft w:val="0"/>
          <w:marRight w:val="0"/>
          <w:marTop w:val="0"/>
          <w:marBottom w:val="0"/>
          <w:divBdr>
            <w:top w:val="none" w:sz="0" w:space="0" w:color="auto"/>
            <w:left w:val="none" w:sz="0" w:space="0" w:color="auto"/>
            <w:bottom w:val="none" w:sz="0" w:space="0" w:color="auto"/>
            <w:right w:val="none" w:sz="0" w:space="0" w:color="auto"/>
          </w:divBdr>
        </w:div>
        <w:div w:id="333728952">
          <w:marLeft w:val="0"/>
          <w:marRight w:val="0"/>
          <w:marTop w:val="0"/>
          <w:marBottom w:val="0"/>
          <w:divBdr>
            <w:top w:val="none" w:sz="0" w:space="0" w:color="auto"/>
            <w:left w:val="none" w:sz="0" w:space="0" w:color="auto"/>
            <w:bottom w:val="none" w:sz="0" w:space="0" w:color="auto"/>
            <w:right w:val="none" w:sz="0" w:space="0" w:color="auto"/>
          </w:divBdr>
        </w:div>
        <w:div w:id="365565291">
          <w:marLeft w:val="0"/>
          <w:marRight w:val="0"/>
          <w:marTop w:val="0"/>
          <w:marBottom w:val="0"/>
          <w:divBdr>
            <w:top w:val="none" w:sz="0" w:space="0" w:color="auto"/>
            <w:left w:val="none" w:sz="0" w:space="0" w:color="auto"/>
            <w:bottom w:val="none" w:sz="0" w:space="0" w:color="auto"/>
            <w:right w:val="none" w:sz="0" w:space="0" w:color="auto"/>
          </w:divBdr>
        </w:div>
        <w:div w:id="380373534">
          <w:marLeft w:val="0"/>
          <w:marRight w:val="0"/>
          <w:marTop w:val="0"/>
          <w:marBottom w:val="0"/>
          <w:divBdr>
            <w:top w:val="none" w:sz="0" w:space="0" w:color="auto"/>
            <w:left w:val="none" w:sz="0" w:space="0" w:color="auto"/>
            <w:bottom w:val="none" w:sz="0" w:space="0" w:color="auto"/>
            <w:right w:val="none" w:sz="0" w:space="0" w:color="auto"/>
          </w:divBdr>
        </w:div>
        <w:div w:id="468059741">
          <w:marLeft w:val="0"/>
          <w:marRight w:val="0"/>
          <w:marTop w:val="0"/>
          <w:marBottom w:val="0"/>
          <w:divBdr>
            <w:top w:val="none" w:sz="0" w:space="0" w:color="auto"/>
            <w:left w:val="none" w:sz="0" w:space="0" w:color="auto"/>
            <w:bottom w:val="none" w:sz="0" w:space="0" w:color="auto"/>
            <w:right w:val="none" w:sz="0" w:space="0" w:color="auto"/>
          </w:divBdr>
        </w:div>
        <w:div w:id="483354983">
          <w:marLeft w:val="0"/>
          <w:marRight w:val="0"/>
          <w:marTop w:val="0"/>
          <w:marBottom w:val="0"/>
          <w:divBdr>
            <w:top w:val="none" w:sz="0" w:space="0" w:color="auto"/>
            <w:left w:val="none" w:sz="0" w:space="0" w:color="auto"/>
            <w:bottom w:val="none" w:sz="0" w:space="0" w:color="auto"/>
            <w:right w:val="none" w:sz="0" w:space="0" w:color="auto"/>
          </w:divBdr>
        </w:div>
        <w:div w:id="564687185">
          <w:marLeft w:val="0"/>
          <w:marRight w:val="0"/>
          <w:marTop w:val="0"/>
          <w:marBottom w:val="0"/>
          <w:divBdr>
            <w:top w:val="none" w:sz="0" w:space="0" w:color="auto"/>
            <w:left w:val="none" w:sz="0" w:space="0" w:color="auto"/>
            <w:bottom w:val="none" w:sz="0" w:space="0" w:color="auto"/>
            <w:right w:val="none" w:sz="0" w:space="0" w:color="auto"/>
          </w:divBdr>
        </w:div>
        <w:div w:id="581526742">
          <w:marLeft w:val="0"/>
          <w:marRight w:val="0"/>
          <w:marTop w:val="0"/>
          <w:marBottom w:val="0"/>
          <w:divBdr>
            <w:top w:val="none" w:sz="0" w:space="0" w:color="auto"/>
            <w:left w:val="none" w:sz="0" w:space="0" w:color="auto"/>
            <w:bottom w:val="none" w:sz="0" w:space="0" w:color="auto"/>
            <w:right w:val="none" w:sz="0" w:space="0" w:color="auto"/>
          </w:divBdr>
        </w:div>
        <w:div w:id="582297523">
          <w:marLeft w:val="0"/>
          <w:marRight w:val="0"/>
          <w:marTop w:val="0"/>
          <w:marBottom w:val="0"/>
          <w:divBdr>
            <w:top w:val="none" w:sz="0" w:space="0" w:color="auto"/>
            <w:left w:val="none" w:sz="0" w:space="0" w:color="auto"/>
            <w:bottom w:val="none" w:sz="0" w:space="0" w:color="auto"/>
            <w:right w:val="none" w:sz="0" w:space="0" w:color="auto"/>
          </w:divBdr>
        </w:div>
        <w:div w:id="645932750">
          <w:marLeft w:val="0"/>
          <w:marRight w:val="0"/>
          <w:marTop w:val="0"/>
          <w:marBottom w:val="0"/>
          <w:divBdr>
            <w:top w:val="none" w:sz="0" w:space="0" w:color="auto"/>
            <w:left w:val="none" w:sz="0" w:space="0" w:color="auto"/>
            <w:bottom w:val="none" w:sz="0" w:space="0" w:color="auto"/>
            <w:right w:val="none" w:sz="0" w:space="0" w:color="auto"/>
          </w:divBdr>
        </w:div>
        <w:div w:id="750346742">
          <w:marLeft w:val="0"/>
          <w:marRight w:val="0"/>
          <w:marTop w:val="0"/>
          <w:marBottom w:val="0"/>
          <w:divBdr>
            <w:top w:val="none" w:sz="0" w:space="0" w:color="auto"/>
            <w:left w:val="none" w:sz="0" w:space="0" w:color="auto"/>
            <w:bottom w:val="none" w:sz="0" w:space="0" w:color="auto"/>
            <w:right w:val="none" w:sz="0" w:space="0" w:color="auto"/>
          </w:divBdr>
        </w:div>
        <w:div w:id="805002601">
          <w:marLeft w:val="0"/>
          <w:marRight w:val="0"/>
          <w:marTop w:val="0"/>
          <w:marBottom w:val="0"/>
          <w:divBdr>
            <w:top w:val="none" w:sz="0" w:space="0" w:color="auto"/>
            <w:left w:val="none" w:sz="0" w:space="0" w:color="auto"/>
            <w:bottom w:val="none" w:sz="0" w:space="0" w:color="auto"/>
            <w:right w:val="none" w:sz="0" w:space="0" w:color="auto"/>
          </w:divBdr>
        </w:div>
        <w:div w:id="848177303">
          <w:marLeft w:val="0"/>
          <w:marRight w:val="0"/>
          <w:marTop w:val="0"/>
          <w:marBottom w:val="0"/>
          <w:divBdr>
            <w:top w:val="none" w:sz="0" w:space="0" w:color="auto"/>
            <w:left w:val="none" w:sz="0" w:space="0" w:color="auto"/>
            <w:bottom w:val="none" w:sz="0" w:space="0" w:color="auto"/>
            <w:right w:val="none" w:sz="0" w:space="0" w:color="auto"/>
          </w:divBdr>
        </w:div>
        <w:div w:id="922102459">
          <w:marLeft w:val="0"/>
          <w:marRight w:val="0"/>
          <w:marTop w:val="0"/>
          <w:marBottom w:val="0"/>
          <w:divBdr>
            <w:top w:val="none" w:sz="0" w:space="0" w:color="auto"/>
            <w:left w:val="none" w:sz="0" w:space="0" w:color="auto"/>
            <w:bottom w:val="none" w:sz="0" w:space="0" w:color="auto"/>
            <w:right w:val="none" w:sz="0" w:space="0" w:color="auto"/>
          </w:divBdr>
        </w:div>
        <w:div w:id="926307705">
          <w:marLeft w:val="0"/>
          <w:marRight w:val="0"/>
          <w:marTop w:val="0"/>
          <w:marBottom w:val="0"/>
          <w:divBdr>
            <w:top w:val="none" w:sz="0" w:space="0" w:color="auto"/>
            <w:left w:val="none" w:sz="0" w:space="0" w:color="auto"/>
            <w:bottom w:val="none" w:sz="0" w:space="0" w:color="auto"/>
            <w:right w:val="none" w:sz="0" w:space="0" w:color="auto"/>
          </w:divBdr>
        </w:div>
        <w:div w:id="944919662">
          <w:marLeft w:val="0"/>
          <w:marRight w:val="0"/>
          <w:marTop w:val="0"/>
          <w:marBottom w:val="0"/>
          <w:divBdr>
            <w:top w:val="none" w:sz="0" w:space="0" w:color="auto"/>
            <w:left w:val="none" w:sz="0" w:space="0" w:color="auto"/>
            <w:bottom w:val="none" w:sz="0" w:space="0" w:color="auto"/>
            <w:right w:val="none" w:sz="0" w:space="0" w:color="auto"/>
          </w:divBdr>
        </w:div>
        <w:div w:id="956638403">
          <w:marLeft w:val="0"/>
          <w:marRight w:val="0"/>
          <w:marTop w:val="0"/>
          <w:marBottom w:val="0"/>
          <w:divBdr>
            <w:top w:val="none" w:sz="0" w:space="0" w:color="auto"/>
            <w:left w:val="none" w:sz="0" w:space="0" w:color="auto"/>
            <w:bottom w:val="none" w:sz="0" w:space="0" w:color="auto"/>
            <w:right w:val="none" w:sz="0" w:space="0" w:color="auto"/>
          </w:divBdr>
        </w:div>
        <w:div w:id="1017778395">
          <w:marLeft w:val="0"/>
          <w:marRight w:val="0"/>
          <w:marTop w:val="0"/>
          <w:marBottom w:val="0"/>
          <w:divBdr>
            <w:top w:val="none" w:sz="0" w:space="0" w:color="auto"/>
            <w:left w:val="none" w:sz="0" w:space="0" w:color="auto"/>
            <w:bottom w:val="none" w:sz="0" w:space="0" w:color="auto"/>
            <w:right w:val="none" w:sz="0" w:space="0" w:color="auto"/>
          </w:divBdr>
        </w:div>
        <w:div w:id="1033845412">
          <w:marLeft w:val="0"/>
          <w:marRight w:val="0"/>
          <w:marTop w:val="0"/>
          <w:marBottom w:val="0"/>
          <w:divBdr>
            <w:top w:val="none" w:sz="0" w:space="0" w:color="auto"/>
            <w:left w:val="none" w:sz="0" w:space="0" w:color="auto"/>
            <w:bottom w:val="none" w:sz="0" w:space="0" w:color="auto"/>
            <w:right w:val="none" w:sz="0" w:space="0" w:color="auto"/>
          </w:divBdr>
        </w:div>
        <w:div w:id="1087729041">
          <w:marLeft w:val="0"/>
          <w:marRight w:val="0"/>
          <w:marTop w:val="0"/>
          <w:marBottom w:val="0"/>
          <w:divBdr>
            <w:top w:val="none" w:sz="0" w:space="0" w:color="auto"/>
            <w:left w:val="none" w:sz="0" w:space="0" w:color="auto"/>
            <w:bottom w:val="none" w:sz="0" w:space="0" w:color="auto"/>
            <w:right w:val="none" w:sz="0" w:space="0" w:color="auto"/>
          </w:divBdr>
        </w:div>
        <w:div w:id="1204518077">
          <w:marLeft w:val="0"/>
          <w:marRight w:val="0"/>
          <w:marTop w:val="0"/>
          <w:marBottom w:val="0"/>
          <w:divBdr>
            <w:top w:val="none" w:sz="0" w:space="0" w:color="auto"/>
            <w:left w:val="none" w:sz="0" w:space="0" w:color="auto"/>
            <w:bottom w:val="none" w:sz="0" w:space="0" w:color="auto"/>
            <w:right w:val="none" w:sz="0" w:space="0" w:color="auto"/>
          </w:divBdr>
        </w:div>
        <w:div w:id="1214461246">
          <w:marLeft w:val="0"/>
          <w:marRight w:val="0"/>
          <w:marTop w:val="0"/>
          <w:marBottom w:val="0"/>
          <w:divBdr>
            <w:top w:val="none" w:sz="0" w:space="0" w:color="auto"/>
            <w:left w:val="none" w:sz="0" w:space="0" w:color="auto"/>
            <w:bottom w:val="none" w:sz="0" w:space="0" w:color="auto"/>
            <w:right w:val="none" w:sz="0" w:space="0" w:color="auto"/>
          </w:divBdr>
        </w:div>
        <w:div w:id="1217667119">
          <w:marLeft w:val="0"/>
          <w:marRight w:val="0"/>
          <w:marTop w:val="0"/>
          <w:marBottom w:val="0"/>
          <w:divBdr>
            <w:top w:val="none" w:sz="0" w:space="0" w:color="auto"/>
            <w:left w:val="none" w:sz="0" w:space="0" w:color="auto"/>
            <w:bottom w:val="none" w:sz="0" w:space="0" w:color="auto"/>
            <w:right w:val="none" w:sz="0" w:space="0" w:color="auto"/>
          </w:divBdr>
        </w:div>
        <w:div w:id="1224022825">
          <w:marLeft w:val="0"/>
          <w:marRight w:val="0"/>
          <w:marTop w:val="0"/>
          <w:marBottom w:val="0"/>
          <w:divBdr>
            <w:top w:val="none" w:sz="0" w:space="0" w:color="auto"/>
            <w:left w:val="none" w:sz="0" w:space="0" w:color="auto"/>
            <w:bottom w:val="none" w:sz="0" w:space="0" w:color="auto"/>
            <w:right w:val="none" w:sz="0" w:space="0" w:color="auto"/>
          </w:divBdr>
        </w:div>
        <w:div w:id="1237058014">
          <w:marLeft w:val="0"/>
          <w:marRight w:val="0"/>
          <w:marTop w:val="0"/>
          <w:marBottom w:val="0"/>
          <w:divBdr>
            <w:top w:val="none" w:sz="0" w:space="0" w:color="auto"/>
            <w:left w:val="none" w:sz="0" w:space="0" w:color="auto"/>
            <w:bottom w:val="none" w:sz="0" w:space="0" w:color="auto"/>
            <w:right w:val="none" w:sz="0" w:space="0" w:color="auto"/>
          </w:divBdr>
        </w:div>
        <w:div w:id="1337346272">
          <w:marLeft w:val="0"/>
          <w:marRight w:val="0"/>
          <w:marTop w:val="0"/>
          <w:marBottom w:val="0"/>
          <w:divBdr>
            <w:top w:val="none" w:sz="0" w:space="0" w:color="auto"/>
            <w:left w:val="none" w:sz="0" w:space="0" w:color="auto"/>
            <w:bottom w:val="none" w:sz="0" w:space="0" w:color="auto"/>
            <w:right w:val="none" w:sz="0" w:space="0" w:color="auto"/>
          </w:divBdr>
        </w:div>
        <w:div w:id="1377511815">
          <w:marLeft w:val="0"/>
          <w:marRight w:val="0"/>
          <w:marTop w:val="0"/>
          <w:marBottom w:val="0"/>
          <w:divBdr>
            <w:top w:val="none" w:sz="0" w:space="0" w:color="auto"/>
            <w:left w:val="none" w:sz="0" w:space="0" w:color="auto"/>
            <w:bottom w:val="none" w:sz="0" w:space="0" w:color="auto"/>
            <w:right w:val="none" w:sz="0" w:space="0" w:color="auto"/>
          </w:divBdr>
        </w:div>
        <w:div w:id="1451245679">
          <w:marLeft w:val="0"/>
          <w:marRight w:val="0"/>
          <w:marTop w:val="0"/>
          <w:marBottom w:val="0"/>
          <w:divBdr>
            <w:top w:val="none" w:sz="0" w:space="0" w:color="auto"/>
            <w:left w:val="none" w:sz="0" w:space="0" w:color="auto"/>
            <w:bottom w:val="none" w:sz="0" w:space="0" w:color="auto"/>
            <w:right w:val="none" w:sz="0" w:space="0" w:color="auto"/>
          </w:divBdr>
        </w:div>
        <w:div w:id="1547986507">
          <w:marLeft w:val="0"/>
          <w:marRight w:val="0"/>
          <w:marTop w:val="0"/>
          <w:marBottom w:val="0"/>
          <w:divBdr>
            <w:top w:val="none" w:sz="0" w:space="0" w:color="auto"/>
            <w:left w:val="none" w:sz="0" w:space="0" w:color="auto"/>
            <w:bottom w:val="none" w:sz="0" w:space="0" w:color="auto"/>
            <w:right w:val="none" w:sz="0" w:space="0" w:color="auto"/>
          </w:divBdr>
        </w:div>
        <w:div w:id="1621034018">
          <w:marLeft w:val="0"/>
          <w:marRight w:val="0"/>
          <w:marTop w:val="0"/>
          <w:marBottom w:val="0"/>
          <w:divBdr>
            <w:top w:val="none" w:sz="0" w:space="0" w:color="auto"/>
            <w:left w:val="none" w:sz="0" w:space="0" w:color="auto"/>
            <w:bottom w:val="none" w:sz="0" w:space="0" w:color="auto"/>
            <w:right w:val="none" w:sz="0" w:space="0" w:color="auto"/>
          </w:divBdr>
        </w:div>
        <w:div w:id="1624189318">
          <w:marLeft w:val="0"/>
          <w:marRight w:val="0"/>
          <w:marTop w:val="0"/>
          <w:marBottom w:val="0"/>
          <w:divBdr>
            <w:top w:val="none" w:sz="0" w:space="0" w:color="auto"/>
            <w:left w:val="none" w:sz="0" w:space="0" w:color="auto"/>
            <w:bottom w:val="none" w:sz="0" w:space="0" w:color="auto"/>
            <w:right w:val="none" w:sz="0" w:space="0" w:color="auto"/>
          </w:divBdr>
        </w:div>
        <w:div w:id="1781879025">
          <w:marLeft w:val="0"/>
          <w:marRight w:val="0"/>
          <w:marTop w:val="0"/>
          <w:marBottom w:val="0"/>
          <w:divBdr>
            <w:top w:val="none" w:sz="0" w:space="0" w:color="auto"/>
            <w:left w:val="none" w:sz="0" w:space="0" w:color="auto"/>
            <w:bottom w:val="none" w:sz="0" w:space="0" w:color="auto"/>
            <w:right w:val="none" w:sz="0" w:space="0" w:color="auto"/>
          </w:divBdr>
        </w:div>
        <w:div w:id="1851873164">
          <w:marLeft w:val="0"/>
          <w:marRight w:val="0"/>
          <w:marTop w:val="0"/>
          <w:marBottom w:val="0"/>
          <w:divBdr>
            <w:top w:val="none" w:sz="0" w:space="0" w:color="auto"/>
            <w:left w:val="none" w:sz="0" w:space="0" w:color="auto"/>
            <w:bottom w:val="none" w:sz="0" w:space="0" w:color="auto"/>
            <w:right w:val="none" w:sz="0" w:space="0" w:color="auto"/>
          </w:divBdr>
        </w:div>
        <w:div w:id="2077434350">
          <w:marLeft w:val="0"/>
          <w:marRight w:val="0"/>
          <w:marTop w:val="0"/>
          <w:marBottom w:val="0"/>
          <w:divBdr>
            <w:top w:val="none" w:sz="0" w:space="0" w:color="auto"/>
            <w:left w:val="none" w:sz="0" w:space="0" w:color="auto"/>
            <w:bottom w:val="none" w:sz="0" w:space="0" w:color="auto"/>
            <w:right w:val="none" w:sz="0" w:space="0" w:color="auto"/>
          </w:divBdr>
        </w:div>
        <w:div w:id="2081753636">
          <w:marLeft w:val="0"/>
          <w:marRight w:val="0"/>
          <w:marTop w:val="0"/>
          <w:marBottom w:val="0"/>
          <w:divBdr>
            <w:top w:val="none" w:sz="0" w:space="0" w:color="auto"/>
            <w:left w:val="none" w:sz="0" w:space="0" w:color="auto"/>
            <w:bottom w:val="none" w:sz="0" w:space="0" w:color="auto"/>
            <w:right w:val="none" w:sz="0" w:space="0" w:color="auto"/>
          </w:divBdr>
        </w:div>
      </w:divsChild>
    </w:div>
    <w:div w:id="1115054152">
      <w:bodyDiv w:val="1"/>
      <w:marLeft w:val="0"/>
      <w:marRight w:val="0"/>
      <w:marTop w:val="0"/>
      <w:marBottom w:val="0"/>
      <w:divBdr>
        <w:top w:val="none" w:sz="0" w:space="0" w:color="auto"/>
        <w:left w:val="none" w:sz="0" w:space="0" w:color="auto"/>
        <w:bottom w:val="none" w:sz="0" w:space="0" w:color="auto"/>
        <w:right w:val="none" w:sz="0" w:space="0" w:color="auto"/>
      </w:divBdr>
      <w:divsChild>
        <w:div w:id="927277000">
          <w:marLeft w:val="0"/>
          <w:marRight w:val="0"/>
          <w:marTop w:val="0"/>
          <w:marBottom w:val="0"/>
          <w:divBdr>
            <w:top w:val="none" w:sz="0" w:space="0" w:color="auto"/>
            <w:left w:val="none" w:sz="0" w:space="0" w:color="auto"/>
            <w:bottom w:val="none" w:sz="0" w:space="0" w:color="auto"/>
            <w:right w:val="none" w:sz="0" w:space="0" w:color="auto"/>
          </w:divBdr>
          <w:divsChild>
            <w:div w:id="87046153">
              <w:marLeft w:val="0"/>
              <w:marRight w:val="0"/>
              <w:marTop w:val="0"/>
              <w:marBottom w:val="0"/>
              <w:divBdr>
                <w:top w:val="none" w:sz="0" w:space="0" w:color="auto"/>
                <w:left w:val="none" w:sz="0" w:space="0" w:color="auto"/>
                <w:bottom w:val="none" w:sz="0" w:space="0" w:color="auto"/>
                <w:right w:val="none" w:sz="0" w:space="0" w:color="auto"/>
              </w:divBdr>
            </w:div>
            <w:div w:id="164249970">
              <w:marLeft w:val="0"/>
              <w:marRight w:val="0"/>
              <w:marTop w:val="0"/>
              <w:marBottom w:val="0"/>
              <w:divBdr>
                <w:top w:val="none" w:sz="0" w:space="0" w:color="auto"/>
                <w:left w:val="none" w:sz="0" w:space="0" w:color="auto"/>
                <w:bottom w:val="none" w:sz="0" w:space="0" w:color="auto"/>
                <w:right w:val="none" w:sz="0" w:space="0" w:color="auto"/>
              </w:divBdr>
            </w:div>
            <w:div w:id="1211767861">
              <w:marLeft w:val="0"/>
              <w:marRight w:val="0"/>
              <w:marTop w:val="0"/>
              <w:marBottom w:val="0"/>
              <w:divBdr>
                <w:top w:val="none" w:sz="0" w:space="0" w:color="auto"/>
                <w:left w:val="none" w:sz="0" w:space="0" w:color="auto"/>
                <w:bottom w:val="none" w:sz="0" w:space="0" w:color="auto"/>
                <w:right w:val="none" w:sz="0" w:space="0" w:color="auto"/>
              </w:divBdr>
            </w:div>
            <w:div w:id="1632706601">
              <w:marLeft w:val="0"/>
              <w:marRight w:val="0"/>
              <w:marTop w:val="0"/>
              <w:marBottom w:val="0"/>
              <w:divBdr>
                <w:top w:val="none" w:sz="0" w:space="0" w:color="auto"/>
                <w:left w:val="none" w:sz="0" w:space="0" w:color="auto"/>
                <w:bottom w:val="none" w:sz="0" w:space="0" w:color="auto"/>
                <w:right w:val="none" w:sz="0" w:space="0" w:color="auto"/>
              </w:divBdr>
            </w:div>
            <w:div w:id="1817532585">
              <w:marLeft w:val="0"/>
              <w:marRight w:val="0"/>
              <w:marTop w:val="0"/>
              <w:marBottom w:val="0"/>
              <w:divBdr>
                <w:top w:val="none" w:sz="0" w:space="0" w:color="auto"/>
                <w:left w:val="none" w:sz="0" w:space="0" w:color="auto"/>
                <w:bottom w:val="none" w:sz="0" w:space="0" w:color="auto"/>
                <w:right w:val="none" w:sz="0" w:space="0" w:color="auto"/>
              </w:divBdr>
            </w:div>
            <w:div w:id="1871869341">
              <w:marLeft w:val="0"/>
              <w:marRight w:val="0"/>
              <w:marTop w:val="0"/>
              <w:marBottom w:val="0"/>
              <w:divBdr>
                <w:top w:val="none" w:sz="0" w:space="0" w:color="auto"/>
                <w:left w:val="none" w:sz="0" w:space="0" w:color="auto"/>
                <w:bottom w:val="none" w:sz="0" w:space="0" w:color="auto"/>
                <w:right w:val="none" w:sz="0" w:space="0" w:color="auto"/>
              </w:divBdr>
            </w:div>
            <w:div w:id="2109810090">
              <w:marLeft w:val="0"/>
              <w:marRight w:val="0"/>
              <w:marTop w:val="0"/>
              <w:marBottom w:val="0"/>
              <w:divBdr>
                <w:top w:val="none" w:sz="0" w:space="0" w:color="auto"/>
                <w:left w:val="none" w:sz="0" w:space="0" w:color="auto"/>
                <w:bottom w:val="none" w:sz="0" w:space="0" w:color="auto"/>
                <w:right w:val="none" w:sz="0" w:space="0" w:color="auto"/>
              </w:divBdr>
            </w:div>
          </w:divsChild>
        </w:div>
        <w:div w:id="950749335">
          <w:marLeft w:val="0"/>
          <w:marRight w:val="0"/>
          <w:marTop w:val="0"/>
          <w:marBottom w:val="0"/>
          <w:divBdr>
            <w:top w:val="none" w:sz="0" w:space="0" w:color="auto"/>
            <w:left w:val="none" w:sz="0" w:space="0" w:color="auto"/>
            <w:bottom w:val="none" w:sz="0" w:space="0" w:color="auto"/>
            <w:right w:val="none" w:sz="0" w:space="0" w:color="auto"/>
          </w:divBdr>
          <w:divsChild>
            <w:div w:id="1785676">
              <w:marLeft w:val="0"/>
              <w:marRight w:val="0"/>
              <w:marTop w:val="0"/>
              <w:marBottom w:val="0"/>
              <w:divBdr>
                <w:top w:val="none" w:sz="0" w:space="0" w:color="auto"/>
                <w:left w:val="none" w:sz="0" w:space="0" w:color="auto"/>
                <w:bottom w:val="none" w:sz="0" w:space="0" w:color="auto"/>
                <w:right w:val="none" w:sz="0" w:space="0" w:color="auto"/>
              </w:divBdr>
            </w:div>
            <w:div w:id="93979154">
              <w:marLeft w:val="0"/>
              <w:marRight w:val="0"/>
              <w:marTop w:val="0"/>
              <w:marBottom w:val="0"/>
              <w:divBdr>
                <w:top w:val="none" w:sz="0" w:space="0" w:color="auto"/>
                <w:left w:val="none" w:sz="0" w:space="0" w:color="auto"/>
                <w:bottom w:val="none" w:sz="0" w:space="0" w:color="auto"/>
                <w:right w:val="none" w:sz="0" w:space="0" w:color="auto"/>
              </w:divBdr>
            </w:div>
            <w:div w:id="250821689">
              <w:marLeft w:val="0"/>
              <w:marRight w:val="0"/>
              <w:marTop w:val="0"/>
              <w:marBottom w:val="0"/>
              <w:divBdr>
                <w:top w:val="none" w:sz="0" w:space="0" w:color="auto"/>
                <w:left w:val="none" w:sz="0" w:space="0" w:color="auto"/>
                <w:bottom w:val="none" w:sz="0" w:space="0" w:color="auto"/>
                <w:right w:val="none" w:sz="0" w:space="0" w:color="auto"/>
              </w:divBdr>
            </w:div>
            <w:div w:id="314533555">
              <w:marLeft w:val="0"/>
              <w:marRight w:val="0"/>
              <w:marTop w:val="0"/>
              <w:marBottom w:val="0"/>
              <w:divBdr>
                <w:top w:val="none" w:sz="0" w:space="0" w:color="auto"/>
                <w:left w:val="none" w:sz="0" w:space="0" w:color="auto"/>
                <w:bottom w:val="none" w:sz="0" w:space="0" w:color="auto"/>
                <w:right w:val="none" w:sz="0" w:space="0" w:color="auto"/>
              </w:divBdr>
            </w:div>
            <w:div w:id="476846471">
              <w:marLeft w:val="0"/>
              <w:marRight w:val="0"/>
              <w:marTop w:val="0"/>
              <w:marBottom w:val="0"/>
              <w:divBdr>
                <w:top w:val="none" w:sz="0" w:space="0" w:color="auto"/>
                <w:left w:val="none" w:sz="0" w:space="0" w:color="auto"/>
                <w:bottom w:val="none" w:sz="0" w:space="0" w:color="auto"/>
                <w:right w:val="none" w:sz="0" w:space="0" w:color="auto"/>
              </w:divBdr>
            </w:div>
            <w:div w:id="564291926">
              <w:marLeft w:val="0"/>
              <w:marRight w:val="0"/>
              <w:marTop w:val="0"/>
              <w:marBottom w:val="0"/>
              <w:divBdr>
                <w:top w:val="none" w:sz="0" w:space="0" w:color="auto"/>
                <w:left w:val="none" w:sz="0" w:space="0" w:color="auto"/>
                <w:bottom w:val="none" w:sz="0" w:space="0" w:color="auto"/>
                <w:right w:val="none" w:sz="0" w:space="0" w:color="auto"/>
              </w:divBdr>
            </w:div>
            <w:div w:id="761267988">
              <w:marLeft w:val="0"/>
              <w:marRight w:val="0"/>
              <w:marTop w:val="0"/>
              <w:marBottom w:val="0"/>
              <w:divBdr>
                <w:top w:val="none" w:sz="0" w:space="0" w:color="auto"/>
                <w:left w:val="none" w:sz="0" w:space="0" w:color="auto"/>
                <w:bottom w:val="none" w:sz="0" w:space="0" w:color="auto"/>
                <w:right w:val="none" w:sz="0" w:space="0" w:color="auto"/>
              </w:divBdr>
            </w:div>
            <w:div w:id="834151909">
              <w:marLeft w:val="0"/>
              <w:marRight w:val="0"/>
              <w:marTop w:val="0"/>
              <w:marBottom w:val="0"/>
              <w:divBdr>
                <w:top w:val="none" w:sz="0" w:space="0" w:color="auto"/>
                <w:left w:val="none" w:sz="0" w:space="0" w:color="auto"/>
                <w:bottom w:val="none" w:sz="0" w:space="0" w:color="auto"/>
                <w:right w:val="none" w:sz="0" w:space="0" w:color="auto"/>
              </w:divBdr>
            </w:div>
            <w:div w:id="1504903684">
              <w:marLeft w:val="0"/>
              <w:marRight w:val="0"/>
              <w:marTop w:val="0"/>
              <w:marBottom w:val="0"/>
              <w:divBdr>
                <w:top w:val="none" w:sz="0" w:space="0" w:color="auto"/>
                <w:left w:val="none" w:sz="0" w:space="0" w:color="auto"/>
                <w:bottom w:val="none" w:sz="0" w:space="0" w:color="auto"/>
                <w:right w:val="none" w:sz="0" w:space="0" w:color="auto"/>
              </w:divBdr>
            </w:div>
            <w:div w:id="1515224257">
              <w:marLeft w:val="0"/>
              <w:marRight w:val="0"/>
              <w:marTop w:val="0"/>
              <w:marBottom w:val="0"/>
              <w:divBdr>
                <w:top w:val="none" w:sz="0" w:space="0" w:color="auto"/>
                <w:left w:val="none" w:sz="0" w:space="0" w:color="auto"/>
                <w:bottom w:val="none" w:sz="0" w:space="0" w:color="auto"/>
                <w:right w:val="none" w:sz="0" w:space="0" w:color="auto"/>
              </w:divBdr>
            </w:div>
            <w:div w:id="1637252371">
              <w:marLeft w:val="0"/>
              <w:marRight w:val="0"/>
              <w:marTop w:val="0"/>
              <w:marBottom w:val="0"/>
              <w:divBdr>
                <w:top w:val="none" w:sz="0" w:space="0" w:color="auto"/>
                <w:left w:val="none" w:sz="0" w:space="0" w:color="auto"/>
                <w:bottom w:val="none" w:sz="0" w:space="0" w:color="auto"/>
                <w:right w:val="none" w:sz="0" w:space="0" w:color="auto"/>
              </w:divBdr>
            </w:div>
            <w:div w:id="1679043037">
              <w:marLeft w:val="0"/>
              <w:marRight w:val="0"/>
              <w:marTop w:val="0"/>
              <w:marBottom w:val="0"/>
              <w:divBdr>
                <w:top w:val="none" w:sz="0" w:space="0" w:color="auto"/>
                <w:left w:val="none" w:sz="0" w:space="0" w:color="auto"/>
                <w:bottom w:val="none" w:sz="0" w:space="0" w:color="auto"/>
                <w:right w:val="none" w:sz="0" w:space="0" w:color="auto"/>
              </w:divBdr>
            </w:div>
            <w:div w:id="1681346945">
              <w:marLeft w:val="0"/>
              <w:marRight w:val="0"/>
              <w:marTop w:val="0"/>
              <w:marBottom w:val="0"/>
              <w:divBdr>
                <w:top w:val="none" w:sz="0" w:space="0" w:color="auto"/>
                <w:left w:val="none" w:sz="0" w:space="0" w:color="auto"/>
                <w:bottom w:val="none" w:sz="0" w:space="0" w:color="auto"/>
                <w:right w:val="none" w:sz="0" w:space="0" w:color="auto"/>
              </w:divBdr>
            </w:div>
            <w:div w:id="1792556163">
              <w:marLeft w:val="0"/>
              <w:marRight w:val="0"/>
              <w:marTop w:val="0"/>
              <w:marBottom w:val="0"/>
              <w:divBdr>
                <w:top w:val="none" w:sz="0" w:space="0" w:color="auto"/>
                <w:left w:val="none" w:sz="0" w:space="0" w:color="auto"/>
                <w:bottom w:val="none" w:sz="0" w:space="0" w:color="auto"/>
                <w:right w:val="none" w:sz="0" w:space="0" w:color="auto"/>
              </w:divBdr>
            </w:div>
            <w:div w:id="1855146478">
              <w:marLeft w:val="0"/>
              <w:marRight w:val="0"/>
              <w:marTop w:val="0"/>
              <w:marBottom w:val="0"/>
              <w:divBdr>
                <w:top w:val="none" w:sz="0" w:space="0" w:color="auto"/>
                <w:left w:val="none" w:sz="0" w:space="0" w:color="auto"/>
                <w:bottom w:val="none" w:sz="0" w:space="0" w:color="auto"/>
                <w:right w:val="none" w:sz="0" w:space="0" w:color="auto"/>
              </w:divBdr>
            </w:div>
            <w:div w:id="1859662364">
              <w:marLeft w:val="0"/>
              <w:marRight w:val="0"/>
              <w:marTop w:val="0"/>
              <w:marBottom w:val="0"/>
              <w:divBdr>
                <w:top w:val="none" w:sz="0" w:space="0" w:color="auto"/>
                <w:left w:val="none" w:sz="0" w:space="0" w:color="auto"/>
                <w:bottom w:val="none" w:sz="0" w:space="0" w:color="auto"/>
                <w:right w:val="none" w:sz="0" w:space="0" w:color="auto"/>
              </w:divBdr>
            </w:div>
            <w:div w:id="1968583309">
              <w:marLeft w:val="0"/>
              <w:marRight w:val="0"/>
              <w:marTop w:val="0"/>
              <w:marBottom w:val="0"/>
              <w:divBdr>
                <w:top w:val="none" w:sz="0" w:space="0" w:color="auto"/>
                <w:left w:val="none" w:sz="0" w:space="0" w:color="auto"/>
                <w:bottom w:val="none" w:sz="0" w:space="0" w:color="auto"/>
                <w:right w:val="none" w:sz="0" w:space="0" w:color="auto"/>
              </w:divBdr>
            </w:div>
            <w:div w:id="1971402850">
              <w:marLeft w:val="0"/>
              <w:marRight w:val="0"/>
              <w:marTop w:val="0"/>
              <w:marBottom w:val="0"/>
              <w:divBdr>
                <w:top w:val="none" w:sz="0" w:space="0" w:color="auto"/>
                <w:left w:val="none" w:sz="0" w:space="0" w:color="auto"/>
                <w:bottom w:val="none" w:sz="0" w:space="0" w:color="auto"/>
                <w:right w:val="none" w:sz="0" w:space="0" w:color="auto"/>
              </w:divBdr>
            </w:div>
            <w:div w:id="2010791505">
              <w:marLeft w:val="0"/>
              <w:marRight w:val="0"/>
              <w:marTop w:val="0"/>
              <w:marBottom w:val="0"/>
              <w:divBdr>
                <w:top w:val="none" w:sz="0" w:space="0" w:color="auto"/>
                <w:left w:val="none" w:sz="0" w:space="0" w:color="auto"/>
                <w:bottom w:val="none" w:sz="0" w:space="0" w:color="auto"/>
                <w:right w:val="none" w:sz="0" w:space="0" w:color="auto"/>
              </w:divBdr>
            </w:div>
            <w:div w:id="2087071944">
              <w:marLeft w:val="0"/>
              <w:marRight w:val="0"/>
              <w:marTop w:val="0"/>
              <w:marBottom w:val="0"/>
              <w:divBdr>
                <w:top w:val="none" w:sz="0" w:space="0" w:color="auto"/>
                <w:left w:val="none" w:sz="0" w:space="0" w:color="auto"/>
                <w:bottom w:val="none" w:sz="0" w:space="0" w:color="auto"/>
                <w:right w:val="none" w:sz="0" w:space="0" w:color="auto"/>
              </w:divBdr>
            </w:div>
          </w:divsChild>
        </w:div>
        <w:div w:id="1200781988">
          <w:marLeft w:val="0"/>
          <w:marRight w:val="0"/>
          <w:marTop w:val="0"/>
          <w:marBottom w:val="0"/>
          <w:divBdr>
            <w:top w:val="none" w:sz="0" w:space="0" w:color="auto"/>
            <w:left w:val="none" w:sz="0" w:space="0" w:color="auto"/>
            <w:bottom w:val="none" w:sz="0" w:space="0" w:color="auto"/>
            <w:right w:val="none" w:sz="0" w:space="0" w:color="auto"/>
          </w:divBdr>
          <w:divsChild>
            <w:div w:id="8141013">
              <w:marLeft w:val="0"/>
              <w:marRight w:val="0"/>
              <w:marTop w:val="0"/>
              <w:marBottom w:val="0"/>
              <w:divBdr>
                <w:top w:val="none" w:sz="0" w:space="0" w:color="auto"/>
                <w:left w:val="none" w:sz="0" w:space="0" w:color="auto"/>
                <w:bottom w:val="none" w:sz="0" w:space="0" w:color="auto"/>
                <w:right w:val="none" w:sz="0" w:space="0" w:color="auto"/>
              </w:divBdr>
            </w:div>
            <w:div w:id="56439359">
              <w:marLeft w:val="0"/>
              <w:marRight w:val="0"/>
              <w:marTop w:val="0"/>
              <w:marBottom w:val="0"/>
              <w:divBdr>
                <w:top w:val="none" w:sz="0" w:space="0" w:color="auto"/>
                <w:left w:val="none" w:sz="0" w:space="0" w:color="auto"/>
                <w:bottom w:val="none" w:sz="0" w:space="0" w:color="auto"/>
                <w:right w:val="none" w:sz="0" w:space="0" w:color="auto"/>
              </w:divBdr>
            </w:div>
            <w:div w:id="231041877">
              <w:marLeft w:val="0"/>
              <w:marRight w:val="0"/>
              <w:marTop w:val="0"/>
              <w:marBottom w:val="0"/>
              <w:divBdr>
                <w:top w:val="none" w:sz="0" w:space="0" w:color="auto"/>
                <w:left w:val="none" w:sz="0" w:space="0" w:color="auto"/>
                <w:bottom w:val="none" w:sz="0" w:space="0" w:color="auto"/>
                <w:right w:val="none" w:sz="0" w:space="0" w:color="auto"/>
              </w:divBdr>
            </w:div>
            <w:div w:id="265768713">
              <w:marLeft w:val="0"/>
              <w:marRight w:val="0"/>
              <w:marTop w:val="0"/>
              <w:marBottom w:val="0"/>
              <w:divBdr>
                <w:top w:val="none" w:sz="0" w:space="0" w:color="auto"/>
                <w:left w:val="none" w:sz="0" w:space="0" w:color="auto"/>
                <w:bottom w:val="none" w:sz="0" w:space="0" w:color="auto"/>
                <w:right w:val="none" w:sz="0" w:space="0" w:color="auto"/>
              </w:divBdr>
            </w:div>
            <w:div w:id="402489279">
              <w:marLeft w:val="0"/>
              <w:marRight w:val="0"/>
              <w:marTop w:val="0"/>
              <w:marBottom w:val="0"/>
              <w:divBdr>
                <w:top w:val="none" w:sz="0" w:space="0" w:color="auto"/>
                <w:left w:val="none" w:sz="0" w:space="0" w:color="auto"/>
                <w:bottom w:val="none" w:sz="0" w:space="0" w:color="auto"/>
                <w:right w:val="none" w:sz="0" w:space="0" w:color="auto"/>
              </w:divBdr>
            </w:div>
            <w:div w:id="509494619">
              <w:marLeft w:val="0"/>
              <w:marRight w:val="0"/>
              <w:marTop w:val="0"/>
              <w:marBottom w:val="0"/>
              <w:divBdr>
                <w:top w:val="none" w:sz="0" w:space="0" w:color="auto"/>
                <w:left w:val="none" w:sz="0" w:space="0" w:color="auto"/>
                <w:bottom w:val="none" w:sz="0" w:space="0" w:color="auto"/>
                <w:right w:val="none" w:sz="0" w:space="0" w:color="auto"/>
              </w:divBdr>
            </w:div>
            <w:div w:id="580603394">
              <w:marLeft w:val="0"/>
              <w:marRight w:val="0"/>
              <w:marTop w:val="0"/>
              <w:marBottom w:val="0"/>
              <w:divBdr>
                <w:top w:val="none" w:sz="0" w:space="0" w:color="auto"/>
                <w:left w:val="none" w:sz="0" w:space="0" w:color="auto"/>
                <w:bottom w:val="none" w:sz="0" w:space="0" w:color="auto"/>
                <w:right w:val="none" w:sz="0" w:space="0" w:color="auto"/>
              </w:divBdr>
            </w:div>
            <w:div w:id="633677603">
              <w:marLeft w:val="0"/>
              <w:marRight w:val="0"/>
              <w:marTop w:val="0"/>
              <w:marBottom w:val="0"/>
              <w:divBdr>
                <w:top w:val="none" w:sz="0" w:space="0" w:color="auto"/>
                <w:left w:val="none" w:sz="0" w:space="0" w:color="auto"/>
                <w:bottom w:val="none" w:sz="0" w:space="0" w:color="auto"/>
                <w:right w:val="none" w:sz="0" w:space="0" w:color="auto"/>
              </w:divBdr>
            </w:div>
            <w:div w:id="726487446">
              <w:marLeft w:val="0"/>
              <w:marRight w:val="0"/>
              <w:marTop w:val="0"/>
              <w:marBottom w:val="0"/>
              <w:divBdr>
                <w:top w:val="none" w:sz="0" w:space="0" w:color="auto"/>
                <w:left w:val="none" w:sz="0" w:space="0" w:color="auto"/>
                <w:bottom w:val="none" w:sz="0" w:space="0" w:color="auto"/>
                <w:right w:val="none" w:sz="0" w:space="0" w:color="auto"/>
              </w:divBdr>
            </w:div>
            <w:div w:id="907231231">
              <w:marLeft w:val="0"/>
              <w:marRight w:val="0"/>
              <w:marTop w:val="0"/>
              <w:marBottom w:val="0"/>
              <w:divBdr>
                <w:top w:val="none" w:sz="0" w:space="0" w:color="auto"/>
                <w:left w:val="none" w:sz="0" w:space="0" w:color="auto"/>
                <w:bottom w:val="none" w:sz="0" w:space="0" w:color="auto"/>
                <w:right w:val="none" w:sz="0" w:space="0" w:color="auto"/>
              </w:divBdr>
            </w:div>
            <w:div w:id="964703496">
              <w:marLeft w:val="0"/>
              <w:marRight w:val="0"/>
              <w:marTop w:val="0"/>
              <w:marBottom w:val="0"/>
              <w:divBdr>
                <w:top w:val="none" w:sz="0" w:space="0" w:color="auto"/>
                <w:left w:val="none" w:sz="0" w:space="0" w:color="auto"/>
                <w:bottom w:val="none" w:sz="0" w:space="0" w:color="auto"/>
                <w:right w:val="none" w:sz="0" w:space="0" w:color="auto"/>
              </w:divBdr>
            </w:div>
            <w:div w:id="1246844724">
              <w:marLeft w:val="0"/>
              <w:marRight w:val="0"/>
              <w:marTop w:val="0"/>
              <w:marBottom w:val="0"/>
              <w:divBdr>
                <w:top w:val="none" w:sz="0" w:space="0" w:color="auto"/>
                <w:left w:val="none" w:sz="0" w:space="0" w:color="auto"/>
                <w:bottom w:val="none" w:sz="0" w:space="0" w:color="auto"/>
                <w:right w:val="none" w:sz="0" w:space="0" w:color="auto"/>
              </w:divBdr>
            </w:div>
            <w:div w:id="1256279071">
              <w:marLeft w:val="0"/>
              <w:marRight w:val="0"/>
              <w:marTop w:val="0"/>
              <w:marBottom w:val="0"/>
              <w:divBdr>
                <w:top w:val="none" w:sz="0" w:space="0" w:color="auto"/>
                <w:left w:val="none" w:sz="0" w:space="0" w:color="auto"/>
                <w:bottom w:val="none" w:sz="0" w:space="0" w:color="auto"/>
                <w:right w:val="none" w:sz="0" w:space="0" w:color="auto"/>
              </w:divBdr>
            </w:div>
            <w:div w:id="1338463236">
              <w:marLeft w:val="0"/>
              <w:marRight w:val="0"/>
              <w:marTop w:val="0"/>
              <w:marBottom w:val="0"/>
              <w:divBdr>
                <w:top w:val="none" w:sz="0" w:space="0" w:color="auto"/>
                <w:left w:val="none" w:sz="0" w:space="0" w:color="auto"/>
                <w:bottom w:val="none" w:sz="0" w:space="0" w:color="auto"/>
                <w:right w:val="none" w:sz="0" w:space="0" w:color="auto"/>
              </w:divBdr>
            </w:div>
            <w:div w:id="1599098717">
              <w:marLeft w:val="0"/>
              <w:marRight w:val="0"/>
              <w:marTop w:val="0"/>
              <w:marBottom w:val="0"/>
              <w:divBdr>
                <w:top w:val="none" w:sz="0" w:space="0" w:color="auto"/>
                <w:left w:val="none" w:sz="0" w:space="0" w:color="auto"/>
                <w:bottom w:val="none" w:sz="0" w:space="0" w:color="auto"/>
                <w:right w:val="none" w:sz="0" w:space="0" w:color="auto"/>
              </w:divBdr>
            </w:div>
            <w:div w:id="1703286875">
              <w:marLeft w:val="0"/>
              <w:marRight w:val="0"/>
              <w:marTop w:val="0"/>
              <w:marBottom w:val="0"/>
              <w:divBdr>
                <w:top w:val="none" w:sz="0" w:space="0" w:color="auto"/>
                <w:left w:val="none" w:sz="0" w:space="0" w:color="auto"/>
                <w:bottom w:val="none" w:sz="0" w:space="0" w:color="auto"/>
                <w:right w:val="none" w:sz="0" w:space="0" w:color="auto"/>
              </w:divBdr>
            </w:div>
            <w:div w:id="1918636580">
              <w:marLeft w:val="0"/>
              <w:marRight w:val="0"/>
              <w:marTop w:val="0"/>
              <w:marBottom w:val="0"/>
              <w:divBdr>
                <w:top w:val="none" w:sz="0" w:space="0" w:color="auto"/>
                <w:left w:val="none" w:sz="0" w:space="0" w:color="auto"/>
                <w:bottom w:val="none" w:sz="0" w:space="0" w:color="auto"/>
                <w:right w:val="none" w:sz="0" w:space="0" w:color="auto"/>
              </w:divBdr>
            </w:div>
            <w:div w:id="2013799283">
              <w:marLeft w:val="0"/>
              <w:marRight w:val="0"/>
              <w:marTop w:val="0"/>
              <w:marBottom w:val="0"/>
              <w:divBdr>
                <w:top w:val="none" w:sz="0" w:space="0" w:color="auto"/>
                <w:left w:val="none" w:sz="0" w:space="0" w:color="auto"/>
                <w:bottom w:val="none" w:sz="0" w:space="0" w:color="auto"/>
                <w:right w:val="none" w:sz="0" w:space="0" w:color="auto"/>
              </w:divBdr>
            </w:div>
            <w:div w:id="207797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578784">
      <w:bodyDiv w:val="1"/>
      <w:marLeft w:val="0"/>
      <w:marRight w:val="0"/>
      <w:marTop w:val="0"/>
      <w:marBottom w:val="0"/>
      <w:divBdr>
        <w:top w:val="none" w:sz="0" w:space="0" w:color="auto"/>
        <w:left w:val="none" w:sz="0" w:space="0" w:color="auto"/>
        <w:bottom w:val="none" w:sz="0" w:space="0" w:color="auto"/>
        <w:right w:val="none" w:sz="0" w:space="0" w:color="auto"/>
      </w:divBdr>
      <w:divsChild>
        <w:div w:id="421536341">
          <w:marLeft w:val="0"/>
          <w:marRight w:val="0"/>
          <w:marTop w:val="0"/>
          <w:marBottom w:val="0"/>
          <w:divBdr>
            <w:top w:val="none" w:sz="0" w:space="0" w:color="auto"/>
            <w:left w:val="none" w:sz="0" w:space="0" w:color="auto"/>
            <w:bottom w:val="none" w:sz="0" w:space="0" w:color="auto"/>
            <w:right w:val="none" w:sz="0" w:space="0" w:color="auto"/>
          </w:divBdr>
          <w:divsChild>
            <w:div w:id="1024332381">
              <w:marLeft w:val="0"/>
              <w:marRight w:val="0"/>
              <w:marTop w:val="0"/>
              <w:marBottom w:val="0"/>
              <w:divBdr>
                <w:top w:val="none" w:sz="0" w:space="0" w:color="auto"/>
                <w:left w:val="none" w:sz="0" w:space="0" w:color="auto"/>
                <w:bottom w:val="none" w:sz="0" w:space="0" w:color="auto"/>
                <w:right w:val="none" w:sz="0" w:space="0" w:color="auto"/>
              </w:divBdr>
            </w:div>
          </w:divsChild>
        </w:div>
        <w:div w:id="758911031">
          <w:marLeft w:val="0"/>
          <w:marRight w:val="0"/>
          <w:marTop w:val="0"/>
          <w:marBottom w:val="0"/>
          <w:divBdr>
            <w:top w:val="none" w:sz="0" w:space="0" w:color="auto"/>
            <w:left w:val="none" w:sz="0" w:space="0" w:color="auto"/>
            <w:bottom w:val="none" w:sz="0" w:space="0" w:color="auto"/>
            <w:right w:val="none" w:sz="0" w:space="0" w:color="auto"/>
          </w:divBdr>
          <w:divsChild>
            <w:div w:id="1147238193">
              <w:marLeft w:val="0"/>
              <w:marRight w:val="0"/>
              <w:marTop w:val="0"/>
              <w:marBottom w:val="0"/>
              <w:divBdr>
                <w:top w:val="none" w:sz="0" w:space="0" w:color="auto"/>
                <w:left w:val="none" w:sz="0" w:space="0" w:color="auto"/>
                <w:bottom w:val="none" w:sz="0" w:space="0" w:color="auto"/>
                <w:right w:val="none" w:sz="0" w:space="0" w:color="auto"/>
              </w:divBdr>
            </w:div>
          </w:divsChild>
        </w:div>
        <w:div w:id="826703509">
          <w:marLeft w:val="0"/>
          <w:marRight w:val="0"/>
          <w:marTop w:val="0"/>
          <w:marBottom w:val="0"/>
          <w:divBdr>
            <w:top w:val="none" w:sz="0" w:space="0" w:color="auto"/>
            <w:left w:val="none" w:sz="0" w:space="0" w:color="auto"/>
            <w:bottom w:val="none" w:sz="0" w:space="0" w:color="auto"/>
            <w:right w:val="none" w:sz="0" w:space="0" w:color="auto"/>
          </w:divBdr>
          <w:divsChild>
            <w:div w:id="1973822174">
              <w:marLeft w:val="0"/>
              <w:marRight w:val="0"/>
              <w:marTop w:val="0"/>
              <w:marBottom w:val="0"/>
              <w:divBdr>
                <w:top w:val="none" w:sz="0" w:space="0" w:color="auto"/>
                <w:left w:val="none" w:sz="0" w:space="0" w:color="auto"/>
                <w:bottom w:val="none" w:sz="0" w:space="0" w:color="auto"/>
                <w:right w:val="none" w:sz="0" w:space="0" w:color="auto"/>
              </w:divBdr>
            </w:div>
          </w:divsChild>
        </w:div>
        <w:div w:id="1287350125">
          <w:marLeft w:val="0"/>
          <w:marRight w:val="0"/>
          <w:marTop w:val="0"/>
          <w:marBottom w:val="0"/>
          <w:divBdr>
            <w:top w:val="none" w:sz="0" w:space="0" w:color="auto"/>
            <w:left w:val="none" w:sz="0" w:space="0" w:color="auto"/>
            <w:bottom w:val="none" w:sz="0" w:space="0" w:color="auto"/>
            <w:right w:val="none" w:sz="0" w:space="0" w:color="auto"/>
          </w:divBdr>
          <w:divsChild>
            <w:div w:id="7395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508">
      <w:bodyDiv w:val="1"/>
      <w:marLeft w:val="0"/>
      <w:marRight w:val="0"/>
      <w:marTop w:val="0"/>
      <w:marBottom w:val="0"/>
      <w:divBdr>
        <w:top w:val="none" w:sz="0" w:space="0" w:color="auto"/>
        <w:left w:val="none" w:sz="0" w:space="0" w:color="auto"/>
        <w:bottom w:val="none" w:sz="0" w:space="0" w:color="auto"/>
        <w:right w:val="none" w:sz="0" w:space="0" w:color="auto"/>
      </w:divBdr>
      <w:divsChild>
        <w:div w:id="51195703">
          <w:marLeft w:val="0"/>
          <w:marRight w:val="0"/>
          <w:marTop w:val="0"/>
          <w:marBottom w:val="0"/>
          <w:divBdr>
            <w:top w:val="none" w:sz="0" w:space="0" w:color="auto"/>
            <w:left w:val="none" w:sz="0" w:space="0" w:color="auto"/>
            <w:bottom w:val="none" w:sz="0" w:space="0" w:color="auto"/>
            <w:right w:val="none" w:sz="0" w:space="0" w:color="auto"/>
          </w:divBdr>
        </w:div>
        <w:div w:id="134183303">
          <w:marLeft w:val="0"/>
          <w:marRight w:val="0"/>
          <w:marTop w:val="0"/>
          <w:marBottom w:val="0"/>
          <w:divBdr>
            <w:top w:val="none" w:sz="0" w:space="0" w:color="auto"/>
            <w:left w:val="none" w:sz="0" w:space="0" w:color="auto"/>
            <w:bottom w:val="none" w:sz="0" w:space="0" w:color="auto"/>
            <w:right w:val="none" w:sz="0" w:space="0" w:color="auto"/>
          </w:divBdr>
        </w:div>
        <w:div w:id="147939943">
          <w:marLeft w:val="0"/>
          <w:marRight w:val="0"/>
          <w:marTop w:val="0"/>
          <w:marBottom w:val="0"/>
          <w:divBdr>
            <w:top w:val="none" w:sz="0" w:space="0" w:color="auto"/>
            <w:left w:val="none" w:sz="0" w:space="0" w:color="auto"/>
            <w:bottom w:val="none" w:sz="0" w:space="0" w:color="auto"/>
            <w:right w:val="none" w:sz="0" w:space="0" w:color="auto"/>
          </w:divBdr>
        </w:div>
        <w:div w:id="169685876">
          <w:marLeft w:val="0"/>
          <w:marRight w:val="0"/>
          <w:marTop w:val="0"/>
          <w:marBottom w:val="0"/>
          <w:divBdr>
            <w:top w:val="none" w:sz="0" w:space="0" w:color="auto"/>
            <w:left w:val="none" w:sz="0" w:space="0" w:color="auto"/>
            <w:bottom w:val="none" w:sz="0" w:space="0" w:color="auto"/>
            <w:right w:val="none" w:sz="0" w:space="0" w:color="auto"/>
          </w:divBdr>
        </w:div>
        <w:div w:id="180053273">
          <w:marLeft w:val="0"/>
          <w:marRight w:val="0"/>
          <w:marTop w:val="0"/>
          <w:marBottom w:val="0"/>
          <w:divBdr>
            <w:top w:val="none" w:sz="0" w:space="0" w:color="auto"/>
            <w:left w:val="none" w:sz="0" w:space="0" w:color="auto"/>
            <w:bottom w:val="none" w:sz="0" w:space="0" w:color="auto"/>
            <w:right w:val="none" w:sz="0" w:space="0" w:color="auto"/>
          </w:divBdr>
        </w:div>
        <w:div w:id="234247772">
          <w:marLeft w:val="0"/>
          <w:marRight w:val="0"/>
          <w:marTop w:val="0"/>
          <w:marBottom w:val="0"/>
          <w:divBdr>
            <w:top w:val="none" w:sz="0" w:space="0" w:color="auto"/>
            <w:left w:val="none" w:sz="0" w:space="0" w:color="auto"/>
            <w:bottom w:val="none" w:sz="0" w:space="0" w:color="auto"/>
            <w:right w:val="none" w:sz="0" w:space="0" w:color="auto"/>
          </w:divBdr>
        </w:div>
        <w:div w:id="289676833">
          <w:marLeft w:val="0"/>
          <w:marRight w:val="0"/>
          <w:marTop w:val="0"/>
          <w:marBottom w:val="0"/>
          <w:divBdr>
            <w:top w:val="none" w:sz="0" w:space="0" w:color="auto"/>
            <w:left w:val="none" w:sz="0" w:space="0" w:color="auto"/>
            <w:bottom w:val="none" w:sz="0" w:space="0" w:color="auto"/>
            <w:right w:val="none" w:sz="0" w:space="0" w:color="auto"/>
          </w:divBdr>
        </w:div>
        <w:div w:id="306936129">
          <w:marLeft w:val="0"/>
          <w:marRight w:val="0"/>
          <w:marTop w:val="0"/>
          <w:marBottom w:val="0"/>
          <w:divBdr>
            <w:top w:val="none" w:sz="0" w:space="0" w:color="auto"/>
            <w:left w:val="none" w:sz="0" w:space="0" w:color="auto"/>
            <w:bottom w:val="none" w:sz="0" w:space="0" w:color="auto"/>
            <w:right w:val="none" w:sz="0" w:space="0" w:color="auto"/>
          </w:divBdr>
        </w:div>
        <w:div w:id="315377763">
          <w:marLeft w:val="0"/>
          <w:marRight w:val="0"/>
          <w:marTop w:val="0"/>
          <w:marBottom w:val="0"/>
          <w:divBdr>
            <w:top w:val="none" w:sz="0" w:space="0" w:color="auto"/>
            <w:left w:val="none" w:sz="0" w:space="0" w:color="auto"/>
            <w:bottom w:val="none" w:sz="0" w:space="0" w:color="auto"/>
            <w:right w:val="none" w:sz="0" w:space="0" w:color="auto"/>
          </w:divBdr>
        </w:div>
        <w:div w:id="431361843">
          <w:marLeft w:val="0"/>
          <w:marRight w:val="0"/>
          <w:marTop w:val="0"/>
          <w:marBottom w:val="0"/>
          <w:divBdr>
            <w:top w:val="none" w:sz="0" w:space="0" w:color="auto"/>
            <w:left w:val="none" w:sz="0" w:space="0" w:color="auto"/>
            <w:bottom w:val="none" w:sz="0" w:space="0" w:color="auto"/>
            <w:right w:val="none" w:sz="0" w:space="0" w:color="auto"/>
          </w:divBdr>
        </w:div>
        <w:div w:id="537163637">
          <w:marLeft w:val="0"/>
          <w:marRight w:val="0"/>
          <w:marTop w:val="0"/>
          <w:marBottom w:val="0"/>
          <w:divBdr>
            <w:top w:val="none" w:sz="0" w:space="0" w:color="auto"/>
            <w:left w:val="none" w:sz="0" w:space="0" w:color="auto"/>
            <w:bottom w:val="none" w:sz="0" w:space="0" w:color="auto"/>
            <w:right w:val="none" w:sz="0" w:space="0" w:color="auto"/>
          </w:divBdr>
        </w:div>
        <w:div w:id="546843190">
          <w:marLeft w:val="0"/>
          <w:marRight w:val="0"/>
          <w:marTop w:val="0"/>
          <w:marBottom w:val="0"/>
          <w:divBdr>
            <w:top w:val="none" w:sz="0" w:space="0" w:color="auto"/>
            <w:left w:val="none" w:sz="0" w:space="0" w:color="auto"/>
            <w:bottom w:val="none" w:sz="0" w:space="0" w:color="auto"/>
            <w:right w:val="none" w:sz="0" w:space="0" w:color="auto"/>
          </w:divBdr>
        </w:div>
        <w:div w:id="612518797">
          <w:marLeft w:val="0"/>
          <w:marRight w:val="0"/>
          <w:marTop w:val="0"/>
          <w:marBottom w:val="0"/>
          <w:divBdr>
            <w:top w:val="none" w:sz="0" w:space="0" w:color="auto"/>
            <w:left w:val="none" w:sz="0" w:space="0" w:color="auto"/>
            <w:bottom w:val="none" w:sz="0" w:space="0" w:color="auto"/>
            <w:right w:val="none" w:sz="0" w:space="0" w:color="auto"/>
          </w:divBdr>
        </w:div>
        <w:div w:id="637343799">
          <w:marLeft w:val="0"/>
          <w:marRight w:val="0"/>
          <w:marTop w:val="0"/>
          <w:marBottom w:val="0"/>
          <w:divBdr>
            <w:top w:val="none" w:sz="0" w:space="0" w:color="auto"/>
            <w:left w:val="none" w:sz="0" w:space="0" w:color="auto"/>
            <w:bottom w:val="none" w:sz="0" w:space="0" w:color="auto"/>
            <w:right w:val="none" w:sz="0" w:space="0" w:color="auto"/>
          </w:divBdr>
        </w:div>
        <w:div w:id="693962586">
          <w:marLeft w:val="0"/>
          <w:marRight w:val="0"/>
          <w:marTop w:val="0"/>
          <w:marBottom w:val="0"/>
          <w:divBdr>
            <w:top w:val="none" w:sz="0" w:space="0" w:color="auto"/>
            <w:left w:val="none" w:sz="0" w:space="0" w:color="auto"/>
            <w:bottom w:val="none" w:sz="0" w:space="0" w:color="auto"/>
            <w:right w:val="none" w:sz="0" w:space="0" w:color="auto"/>
          </w:divBdr>
        </w:div>
        <w:div w:id="736316524">
          <w:marLeft w:val="0"/>
          <w:marRight w:val="0"/>
          <w:marTop w:val="0"/>
          <w:marBottom w:val="0"/>
          <w:divBdr>
            <w:top w:val="none" w:sz="0" w:space="0" w:color="auto"/>
            <w:left w:val="none" w:sz="0" w:space="0" w:color="auto"/>
            <w:bottom w:val="none" w:sz="0" w:space="0" w:color="auto"/>
            <w:right w:val="none" w:sz="0" w:space="0" w:color="auto"/>
          </w:divBdr>
        </w:div>
        <w:div w:id="825249314">
          <w:marLeft w:val="0"/>
          <w:marRight w:val="0"/>
          <w:marTop w:val="0"/>
          <w:marBottom w:val="0"/>
          <w:divBdr>
            <w:top w:val="none" w:sz="0" w:space="0" w:color="auto"/>
            <w:left w:val="none" w:sz="0" w:space="0" w:color="auto"/>
            <w:bottom w:val="none" w:sz="0" w:space="0" w:color="auto"/>
            <w:right w:val="none" w:sz="0" w:space="0" w:color="auto"/>
          </w:divBdr>
        </w:div>
        <w:div w:id="833686578">
          <w:marLeft w:val="0"/>
          <w:marRight w:val="0"/>
          <w:marTop w:val="0"/>
          <w:marBottom w:val="0"/>
          <w:divBdr>
            <w:top w:val="none" w:sz="0" w:space="0" w:color="auto"/>
            <w:left w:val="none" w:sz="0" w:space="0" w:color="auto"/>
            <w:bottom w:val="none" w:sz="0" w:space="0" w:color="auto"/>
            <w:right w:val="none" w:sz="0" w:space="0" w:color="auto"/>
          </w:divBdr>
        </w:div>
        <w:div w:id="834614939">
          <w:marLeft w:val="0"/>
          <w:marRight w:val="0"/>
          <w:marTop w:val="0"/>
          <w:marBottom w:val="0"/>
          <w:divBdr>
            <w:top w:val="none" w:sz="0" w:space="0" w:color="auto"/>
            <w:left w:val="none" w:sz="0" w:space="0" w:color="auto"/>
            <w:bottom w:val="none" w:sz="0" w:space="0" w:color="auto"/>
            <w:right w:val="none" w:sz="0" w:space="0" w:color="auto"/>
          </w:divBdr>
        </w:div>
        <w:div w:id="858278099">
          <w:marLeft w:val="0"/>
          <w:marRight w:val="0"/>
          <w:marTop w:val="0"/>
          <w:marBottom w:val="0"/>
          <w:divBdr>
            <w:top w:val="none" w:sz="0" w:space="0" w:color="auto"/>
            <w:left w:val="none" w:sz="0" w:space="0" w:color="auto"/>
            <w:bottom w:val="none" w:sz="0" w:space="0" w:color="auto"/>
            <w:right w:val="none" w:sz="0" w:space="0" w:color="auto"/>
          </w:divBdr>
        </w:div>
        <w:div w:id="892237483">
          <w:marLeft w:val="0"/>
          <w:marRight w:val="0"/>
          <w:marTop w:val="0"/>
          <w:marBottom w:val="0"/>
          <w:divBdr>
            <w:top w:val="none" w:sz="0" w:space="0" w:color="auto"/>
            <w:left w:val="none" w:sz="0" w:space="0" w:color="auto"/>
            <w:bottom w:val="none" w:sz="0" w:space="0" w:color="auto"/>
            <w:right w:val="none" w:sz="0" w:space="0" w:color="auto"/>
          </w:divBdr>
        </w:div>
        <w:div w:id="971835080">
          <w:marLeft w:val="0"/>
          <w:marRight w:val="0"/>
          <w:marTop w:val="0"/>
          <w:marBottom w:val="0"/>
          <w:divBdr>
            <w:top w:val="none" w:sz="0" w:space="0" w:color="auto"/>
            <w:left w:val="none" w:sz="0" w:space="0" w:color="auto"/>
            <w:bottom w:val="none" w:sz="0" w:space="0" w:color="auto"/>
            <w:right w:val="none" w:sz="0" w:space="0" w:color="auto"/>
          </w:divBdr>
        </w:div>
        <w:div w:id="1120808339">
          <w:marLeft w:val="0"/>
          <w:marRight w:val="0"/>
          <w:marTop w:val="0"/>
          <w:marBottom w:val="0"/>
          <w:divBdr>
            <w:top w:val="none" w:sz="0" w:space="0" w:color="auto"/>
            <w:left w:val="none" w:sz="0" w:space="0" w:color="auto"/>
            <w:bottom w:val="none" w:sz="0" w:space="0" w:color="auto"/>
            <w:right w:val="none" w:sz="0" w:space="0" w:color="auto"/>
          </w:divBdr>
        </w:div>
        <w:div w:id="1288585686">
          <w:marLeft w:val="0"/>
          <w:marRight w:val="0"/>
          <w:marTop w:val="0"/>
          <w:marBottom w:val="0"/>
          <w:divBdr>
            <w:top w:val="none" w:sz="0" w:space="0" w:color="auto"/>
            <w:left w:val="none" w:sz="0" w:space="0" w:color="auto"/>
            <w:bottom w:val="none" w:sz="0" w:space="0" w:color="auto"/>
            <w:right w:val="none" w:sz="0" w:space="0" w:color="auto"/>
          </w:divBdr>
        </w:div>
        <w:div w:id="1320041957">
          <w:marLeft w:val="0"/>
          <w:marRight w:val="0"/>
          <w:marTop w:val="0"/>
          <w:marBottom w:val="0"/>
          <w:divBdr>
            <w:top w:val="none" w:sz="0" w:space="0" w:color="auto"/>
            <w:left w:val="none" w:sz="0" w:space="0" w:color="auto"/>
            <w:bottom w:val="none" w:sz="0" w:space="0" w:color="auto"/>
            <w:right w:val="none" w:sz="0" w:space="0" w:color="auto"/>
          </w:divBdr>
        </w:div>
        <w:div w:id="1441995934">
          <w:marLeft w:val="0"/>
          <w:marRight w:val="0"/>
          <w:marTop w:val="0"/>
          <w:marBottom w:val="0"/>
          <w:divBdr>
            <w:top w:val="none" w:sz="0" w:space="0" w:color="auto"/>
            <w:left w:val="none" w:sz="0" w:space="0" w:color="auto"/>
            <w:bottom w:val="none" w:sz="0" w:space="0" w:color="auto"/>
            <w:right w:val="none" w:sz="0" w:space="0" w:color="auto"/>
          </w:divBdr>
        </w:div>
        <w:div w:id="1463185271">
          <w:marLeft w:val="0"/>
          <w:marRight w:val="0"/>
          <w:marTop w:val="0"/>
          <w:marBottom w:val="0"/>
          <w:divBdr>
            <w:top w:val="none" w:sz="0" w:space="0" w:color="auto"/>
            <w:left w:val="none" w:sz="0" w:space="0" w:color="auto"/>
            <w:bottom w:val="none" w:sz="0" w:space="0" w:color="auto"/>
            <w:right w:val="none" w:sz="0" w:space="0" w:color="auto"/>
          </w:divBdr>
        </w:div>
        <w:div w:id="1605452290">
          <w:marLeft w:val="0"/>
          <w:marRight w:val="0"/>
          <w:marTop w:val="0"/>
          <w:marBottom w:val="0"/>
          <w:divBdr>
            <w:top w:val="none" w:sz="0" w:space="0" w:color="auto"/>
            <w:left w:val="none" w:sz="0" w:space="0" w:color="auto"/>
            <w:bottom w:val="none" w:sz="0" w:space="0" w:color="auto"/>
            <w:right w:val="none" w:sz="0" w:space="0" w:color="auto"/>
          </w:divBdr>
        </w:div>
        <w:div w:id="1713070845">
          <w:marLeft w:val="0"/>
          <w:marRight w:val="0"/>
          <w:marTop w:val="0"/>
          <w:marBottom w:val="0"/>
          <w:divBdr>
            <w:top w:val="none" w:sz="0" w:space="0" w:color="auto"/>
            <w:left w:val="none" w:sz="0" w:space="0" w:color="auto"/>
            <w:bottom w:val="none" w:sz="0" w:space="0" w:color="auto"/>
            <w:right w:val="none" w:sz="0" w:space="0" w:color="auto"/>
          </w:divBdr>
        </w:div>
        <w:div w:id="1722901260">
          <w:marLeft w:val="0"/>
          <w:marRight w:val="0"/>
          <w:marTop w:val="0"/>
          <w:marBottom w:val="0"/>
          <w:divBdr>
            <w:top w:val="none" w:sz="0" w:space="0" w:color="auto"/>
            <w:left w:val="none" w:sz="0" w:space="0" w:color="auto"/>
            <w:bottom w:val="none" w:sz="0" w:space="0" w:color="auto"/>
            <w:right w:val="none" w:sz="0" w:space="0" w:color="auto"/>
          </w:divBdr>
        </w:div>
        <w:div w:id="1736079147">
          <w:marLeft w:val="0"/>
          <w:marRight w:val="0"/>
          <w:marTop w:val="0"/>
          <w:marBottom w:val="0"/>
          <w:divBdr>
            <w:top w:val="none" w:sz="0" w:space="0" w:color="auto"/>
            <w:left w:val="none" w:sz="0" w:space="0" w:color="auto"/>
            <w:bottom w:val="none" w:sz="0" w:space="0" w:color="auto"/>
            <w:right w:val="none" w:sz="0" w:space="0" w:color="auto"/>
          </w:divBdr>
        </w:div>
        <w:div w:id="1761828472">
          <w:marLeft w:val="0"/>
          <w:marRight w:val="0"/>
          <w:marTop w:val="0"/>
          <w:marBottom w:val="0"/>
          <w:divBdr>
            <w:top w:val="none" w:sz="0" w:space="0" w:color="auto"/>
            <w:left w:val="none" w:sz="0" w:space="0" w:color="auto"/>
            <w:bottom w:val="none" w:sz="0" w:space="0" w:color="auto"/>
            <w:right w:val="none" w:sz="0" w:space="0" w:color="auto"/>
          </w:divBdr>
        </w:div>
        <w:div w:id="1795444909">
          <w:marLeft w:val="0"/>
          <w:marRight w:val="0"/>
          <w:marTop w:val="0"/>
          <w:marBottom w:val="0"/>
          <w:divBdr>
            <w:top w:val="none" w:sz="0" w:space="0" w:color="auto"/>
            <w:left w:val="none" w:sz="0" w:space="0" w:color="auto"/>
            <w:bottom w:val="none" w:sz="0" w:space="0" w:color="auto"/>
            <w:right w:val="none" w:sz="0" w:space="0" w:color="auto"/>
          </w:divBdr>
        </w:div>
        <w:div w:id="1912696070">
          <w:marLeft w:val="0"/>
          <w:marRight w:val="0"/>
          <w:marTop w:val="0"/>
          <w:marBottom w:val="0"/>
          <w:divBdr>
            <w:top w:val="none" w:sz="0" w:space="0" w:color="auto"/>
            <w:left w:val="none" w:sz="0" w:space="0" w:color="auto"/>
            <w:bottom w:val="none" w:sz="0" w:space="0" w:color="auto"/>
            <w:right w:val="none" w:sz="0" w:space="0" w:color="auto"/>
          </w:divBdr>
        </w:div>
        <w:div w:id="1945795624">
          <w:marLeft w:val="0"/>
          <w:marRight w:val="0"/>
          <w:marTop w:val="0"/>
          <w:marBottom w:val="0"/>
          <w:divBdr>
            <w:top w:val="none" w:sz="0" w:space="0" w:color="auto"/>
            <w:left w:val="none" w:sz="0" w:space="0" w:color="auto"/>
            <w:bottom w:val="none" w:sz="0" w:space="0" w:color="auto"/>
            <w:right w:val="none" w:sz="0" w:space="0" w:color="auto"/>
          </w:divBdr>
        </w:div>
        <w:div w:id="1955479710">
          <w:marLeft w:val="0"/>
          <w:marRight w:val="0"/>
          <w:marTop w:val="0"/>
          <w:marBottom w:val="0"/>
          <w:divBdr>
            <w:top w:val="none" w:sz="0" w:space="0" w:color="auto"/>
            <w:left w:val="none" w:sz="0" w:space="0" w:color="auto"/>
            <w:bottom w:val="none" w:sz="0" w:space="0" w:color="auto"/>
            <w:right w:val="none" w:sz="0" w:space="0" w:color="auto"/>
          </w:divBdr>
        </w:div>
        <w:div w:id="2008244451">
          <w:marLeft w:val="0"/>
          <w:marRight w:val="0"/>
          <w:marTop w:val="0"/>
          <w:marBottom w:val="0"/>
          <w:divBdr>
            <w:top w:val="none" w:sz="0" w:space="0" w:color="auto"/>
            <w:left w:val="none" w:sz="0" w:space="0" w:color="auto"/>
            <w:bottom w:val="none" w:sz="0" w:space="0" w:color="auto"/>
            <w:right w:val="none" w:sz="0" w:space="0" w:color="auto"/>
          </w:divBdr>
        </w:div>
        <w:div w:id="2018800796">
          <w:marLeft w:val="0"/>
          <w:marRight w:val="0"/>
          <w:marTop w:val="0"/>
          <w:marBottom w:val="0"/>
          <w:divBdr>
            <w:top w:val="none" w:sz="0" w:space="0" w:color="auto"/>
            <w:left w:val="none" w:sz="0" w:space="0" w:color="auto"/>
            <w:bottom w:val="none" w:sz="0" w:space="0" w:color="auto"/>
            <w:right w:val="none" w:sz="0" w:space="0" w:color="auto"/>
          </w:divBdr>
        </w:div>
        <w:div w:id="2039814033">
          <w:marLeft w:val="0"/>
          <w:marRight w:val="0"/>
          <w:marTop w:val="0"/>
          <w:marBottom w:val="0"/>
          <w:divBdr>
            <w:top w:val="none" w:sz="0" w:space="0" w:color="auto"/>
            <w:left w:val="none" w:sz="0" w:space="0" w:color="auto"/>
            <w:bottom w:val="none" w:sz="0" w:space="0" w:color="auto"/>
            <w:right w:val="none" w:sz="0" w:space="0" w:color="auto"/>
          </w:divBdr>
        </w:div>
        <w:div w:id="2070221465">
          <w:marLeft w:val="0"/>
          <w:marRight w:val="0"/>
          <w:marTop w:val="0"/>
          <w:marBottom w:val="0"/>
          <w:divBdr>
            <w:top w:val="none" w:sz="0" w:space="0" w:color="auto"/>
            <w:left w:val="none" w:sz="0" w:space="0" w:color="auto"/>
            <w:bottom w:val="none" w:sz="0" w:space="0" w:color="auto"/>
            <w:right w:val="none" w:sz="0" w:space="0" w:color="auto"/>
          </w:divBdr>
        </w:div>
        <w:div w:id="21112725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fontTable" Target="fontTable.xml" Id="rId26" /><Relationship Type="http://schemas.openxmlformats.org/officeDocument/2006/relationships/styles" Target="styles.xml" Id="rId3" /><Relationship Type="http://schemas.openxmlformats.org/officeDocument/2006/relationships/header" Target="header2.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footer" Target="footer3.xml" Id="rId25"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header" Target="header3.xml" Id="rId24"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footer" Target="footer2.xml" Id="rId23" /><Relationship Type="http://schemas.microsoft.com/office/2020/10/relationships/intelligence" Target="intelligence2.xml"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footer" Target="footer1.xml" Id="rId22" /><Relationship Type="http://schemas.openxmlformats.org/officeDocument/2006/relationships/theme" Target="theme/theme1.xml" Id="rId27" /><Relationship Type="http://schemas.openxmlformats.org/officeDocument/2006/relationships/image" Target="/media/imagee.png" Id="R1db4eda1650a4ef4" /><Relationship Type="http://schemas.openxmlformats.org/officeDocument/2006/relationships/image" Target="/media/imagef.png" Id="rId152523979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885C5-76E3-45A3-A8D5-FBD3060C4E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Student Support Portal</dc:title>
  <dc:subject/>
  <dc:creator>Sedgewick, Jacob and Ojo, Victor</dc:creator>
  <keywords/>
  <dc:description/>
  <lastModifiedBy>Ojo, Victor</lastModifiedBy>
  <revision>197</revision>
  <dcterms:created xsi:type="dcterms:W3CDTF">2025-11-24T17:01:00.0000000Z</dcterms:created>
  <dcterms:modified xsi:type="dcterms:W3CDTF">2025-11-24T10:27:27.2760525Z</dcterms:modified>
</coreProperties>
</file>